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586A35" w:rsidR="00830B33" w:rsidP="00830B33" w:rsidRDefault="00830B33" w14:paraId="13B0753F" w14:textId="015088EB">
      <w:pPr>
        <w:pStyle w:val="Titledocument"/>
        <w:rPr>
          <w14:ligatures w14:val="standard"/>
        </w:rPr>
      </w:pPr>
      <w:r>
        <w:t>A</w:t>
      </w:r>
      <w:r w:rsidRPr="00E36E10">
        <w:t xml:space="preserve">n </w:t>
      </w:r>
      <w:r>
        <w:t>Effective</w:t>
      </w:r>
      <w:r w:rsidRPr="00E36E10">
        <w:t xml:space="preserve"> </w:t>
      </w:r>
      <w:r>
        <w:t>M</w:t>
      </w:r>
      <w:r w:rsidRPr="00E36E10">
        <w:t xml:space="preserve">ethod of </w:t>
      </w:r>
      <w:r>
        <w:t>I</w:t>
      </w:r>
      <w:r w:rsidRPr="00E36E10">
        <w:t xml:space="preserve">dentifying </w:t>
      </w:r>
      <w:r>
        <w:t>L</w:t>
      </w:r>
      <w:r w:rsidRPr="00E36E10">
        <w:t xml:space="preserve">ead </w:t>
      </w:r>
      <w:r>
        <w:t>C</w:t>
      </w:r>
      <w:r w:rsidRPr="00E36E10">
        <w:t>ompounds</w:t>
      </w:r>
      <w:r>
        <w:t xml:space="preserve"> based on </w:t>
      </w:r>
      <w:r>
        <w:rPr>
          <w:bCs/>
          <w14:ligatures w14:val="standard"/>
        </w:rPr>
        <w:t xml:space="preserve">SF-CNN for </w:t>
      </w:r>
      <w:r>
        <w:t>Hand-Foot-Mouth Disease</w:t>
      </w:r>
    </w:p>
    <w:p w:rsidRPr="00586A35" w:rsidR="00830B33" w:rsidP="00830B33" w:rsidRDefault="00830B33" w14:paraId="13B07540" w14:textId="0637963E">
      <w:pPr>
        <w:pStyle w:val="Subtitle"/>
        <w:rPr>
          <w14:ligatures w14:val="standard"/>
        </w:rPr>
      </w:pPr>
      <w:r>
        <w:rPr>
          <w:bCs/>
          <w14:ligatures w14:val="standard"/>
        </w:rPr>
        <w:t xml:space="preserve"> </w:t>
      </w:r>
    </w:p>
    <w:p w:rsidRPr="00586A35" w:rsidR="00830B33" w:rsidP="00830B33" w:rsidRDefault="00830B33" w14:paraId="13B07541" w14:textId="77777777">
      <w:pPr>
        <w:pStyle w:val="Authors"/>
        <w:rPr>
          <w:rStyle w:val="FirstName"/>
          <w14:ligatures w14:val="standard"/>
        </w:rPr>
        <w:sectPr w:rsidRPr="00586A35" w:rsidR="00830B33" w:rsidSect="00586A35">
          <w:headerReference w:type="even" r:id="rId9"/>
          <w:headerReference w:type="default" r:id="rId10"/>
          <w:footerReference w:type="even" r:id="rId11"/>
          <w:footerReference w:type="default" r:id="rId12"/>
          <w:endnotePr>
            <w:numFmt w:val="decimal"/>
          </w:endnotePr>
          <w:type w:val="continuous"/>
          <w:pgSz w:w="12240" w:h="15840" w:orient="portrait" w:code="9"/>
          <w:pgMar w:top="1500" w:right="1080" w:bottom="1600" w:left="1080" w:header="1080" w:footer="1080" w:gutter="0"/>
          <w:pgNumType w:start="1"/>
          <w:cols w:space="480"/>
          <w:titlePg/>
          <w:docGrid w:linePitch="360"/>
        </w:sectPr>
      </w:pPr>
    </w:p>
    <w:p w:rsidR="00830B33" w:rsidP="66154DCF" w:rsidRDefault="00830B33" w14:paraId="33EA84E9" w14:textId="4322E409">
      <w:pPr>
        <w:shd w:val="clear" w:color="auto" w:fill="FFFFFF" w:themeFill="background1"/>
        <w:jc w:val="center"/>
        <w:rPr>
          <w:rStyle w:val="OrgDiv"/>
          <w:rFonts w:ascii="Times New Roman" w:hAnsi="Times New Roman" w:eastAsia="SimSun" w:cs="Times New Roman"/>
          <w:noProof/>
          <w:color w:val="auto"/>
          <w:sz w:val="20"/>
          <w:szCs w:val="20"/>
        </w:rPr>
      </w:pPr>
      <w:r w:rsidRPr="66154DCF">
        <w:rPr>
          <w:rStyle w:val="FirstName"/>
          <w:rFonts w:ascii="Times New Roman" w:hAnsi="Times New Roman" w:cs="Times New Roman" w:eastAsiaTheme="minorEastAsia"/>
          <w:sz w:val="22"/>
        </w:rPr>
        <w:t>Anh Le-Phan</w:t>
      </w:r>
      <w:r w:rsidRPr="66154DCF">
        <w:rPr>
          <w:rStyle w:val="FirstName"/>
          <w:rFonts w:ascii="Times New Roman" w:hAnsi="Times New Roman" w:eastAsia="SimSun" w:cs="Times New Roman"/>
          <w:sz w:val="22"/>
          <w:vertAlign w:val="superscript"/>
        </w:rPr>
        <w:t>1,2</w:t>
      </w:r>
      <w:r w:rsidRPr="66154DCF">
        <w:rPr>
          <w:rStyle w:val="FirstName"/>
          <w:rFonts w:cs="Linux Libertine" w:eastAsiaTheme="minorEastAsia"/>
          <w:sz w:val="24"/>
          <w:szCs w:val="24"/>
          <w14:ligatures w14:val="standard"/>
        </w:rPr>
        <w:t xml:space="preserve"> </w:t>
      </w:r>
      <w:r w:rsidR="00BC5D84">
        <w:rPr>
          <w:rStyle w:val="FirstName"/>
          <w:rFonts w:cs="Linux Libertine" w:eastAsiaTheme="minorEastAsia"/>
          <w:sz w:val="24"/>
          <w:szCs w:val="24"/>
          <w14:ligatures w14:val="standard"/>
        </w:rPr>
        <w:t xml:space="preserve">, </w:t>
      </w:r>
      <w:r w:rsidRPr="66154DCF" w:rsidR="00BC5D84">
        <w:rPr>
          <w:rStyle w:val="FirstName"/>
          <w:rFonts w:eastAsiaTheme="minorEastAsia"/>
        </w:rPr>
        <w:t xml:space="preserve">Phuc-Chau </w:t>
      </w:r>
      <w:r w:rsidRPr="66154DCF" w:rsidR="00BC5D84">
        <w:rPr>
          <w:rStyle w:val="FirstName"/>
          <w:rFonts w:ascii="Times New Roman" w:hAnsi="Times New Roman" w:eastAsiaTheme="minorEastAsia"/>
          <w:sz w:val="22"/>
        </w:rPr>
        <w:t>Do</w:t>
      </w:r>
      <w:r w:rsidRPr="66154DCF" w:rsidR="00BC5D84">
        <w:rPr>
          <w:rStyle w:val="FirstName"/>
          <w:vertAlign w:val="superscript"/>
          <w14:ligatures w14:val="standard"/>
        </w:rPr>
        <w:t>3,2</w:t>
      </w:r>
      <w:r w:rsidRPr="00BC5D84" w:rsidR="00BC5D84">
        <w:rPr>
          <w:rStyle w:val="FirstName"/>
          <w:rFonts w:ascii="Times New Roman" w:hAnsi="Times New Roman" w:eastAsia="SimSun" w:cs="Times New Roman"/>
          <w:sz w:val="22"/>
        </w:rPr>
        <w:t xml:space="preserve"> </w:t>
      </w:r>
      <w:r w:rsidR="00BC5D84">
        <w:rPr>
          <w:rStyle w:val="FirstName"/>
          <w:rFonts w:ascii="Times New Roman" w:hAnsi="Times New Roman" w:eastAsia="SimSun" w:cs="Times New Roman"/>
          <w:sz w:val="22"/>
        </w:rPr>
        <w:t xml:space="preserve">,  </w:t>
      </w:r>
      <w:r w:rsidRPr="66154DCF" w:rsidR="00BC5D84">
        <w:rPr>
          <w:rStyle w:val="FirstName"/>
          <w:rFonts w:ascii="Times New Roman" w:hAnsi="Times New Roman" w:eastAsia="SimSun" w:cs="Times New Roman"/>
          <w:sz w:val="22"/>
        </w:rPr>
        <w:t>Loan T.T. Nguyen</w:t>
      </w:r>
      <w:r w:rsidRPr="66154DCF" w:rsidR="00BC5D84">
        <w:rPr>
          <w:rStyle w:val="FirstName"/>
          <w:rFonts w:ascii="Times New Roman" w:hAnsi="Times New Roman" w:eastAsiaTheme="minorEastAsia"/>
          <w:sz w:val="22"/>
          <w:vertAlign w:val="superscript"/>
        </w:rPr>
        <w:t>1,2</w:t>
      </w:r>
      <w:r w:rsidRPr="00BC5D84" w:rsidR="00BC5D84">
        <w:rPr>
          <w:rStyle w:val="FirstName"/>
          <w:rFonts w:ascii="Times New Roman" w:hAnsi="Times New Roman" w:eastAsiaTheme="minorEastAsia"/>
          <w:sz w:val="22"/>
          <w:vertAlign w:val="subscript"/>
        </w:rPr>
        <w:t xml:space="preserve"> , </w:t>
      </w:r>
      <w:r w:rsidR="00BC5D84">
        <w:rPr>
          <w:rStyle w:val="FirstName"/>
          <w:rFonts w:ascii="Times New Roman" w:hAnsi="Times New Roman" w:eastAsiaTheme="minorEastAsia"/>
          <w:sz w:val="22"/>
          <w:vertAlign w:val="superscript"/>
        </w:rPr>
        <w:t xml:space="preserve"> </w:t>
      </w:r>
      <w:r w:rsidR="00DC6CCC">
        <w:rPr>
          <w:rStyle w:val="FirstName"/>
          <w14:ligatures w14:val="standard"/>
        </w:rPr>
        <w:t xml:space="preserve">and </w:t>
      </w:r>
      <w:r w:rsidR="00BC5D84">
        <w:rPr>
          <w:rStyle w:val="FirstName"/>
          <w14:ligatures w14:val="standard"/>
        </w:rPr>
        <w:t>Nga Ly-Tu</w:t>
      </w:r>
      <w:r w:rsidRPr="66154DCF" w:rsidR="00BC5D84">
        <w:rPr>
          <w:rStyle w:val="FirstName"/>
          <w:vertAlign w:val="superscript"/>
          <w14:ligatures w14:val="standard"/>
        </w:rPr>
        <w:t>1,2</w:t>
      </w:r>
      <w:r w:rsidRPr="006C5C5D" w:rsidR="00BC5D84">
        <w:rPr>
          <w:rStyle w:val="FirstName"/>
        </w:rPr>
        <w:br/>
      </w:r>
      <w:r w:rsidRPr="00A0581B">
        <w:rPr>
          <w:rStyle w:val="FirstName"/>
          <w:rFonts w:cs="Linux Libertine"/>
          <w:sz w:val="24"/>
          <w14:ligatures w14:val="standard"/>
        </w:rPr>
        <w:br/>
      </w:r>
      <w:r w:rsidRPr="66154DCF" w:rsidR="66154DCF">
        <w:rPr>
          <w:rStyle w:val="OrgDiv"/>
          <w:rFonts w:ascii="Times New Roman" w:hAnsi="Times New Roman" w:eastAsia="SimSun" w:cs="Times New Roman"/>
          <w:noProof/>
          <w:color w:val="auto"/>
          <w:sz w:val="20"/>
          <w:szCs w:val="20"/>
          <w:vertAlign w:val="superscript"/>
        </w:rPr>
        <w:t>1</w:t>
      </w:r>
      <w:r w:rsidRPr="66154DCF" w:rsidR="66154DCF">
        <w:rPr>
          <w:rStyle w:val="OrgDiv"/>
          <w:rFonts w:ascii="Times New Roman" w:hAnsi="Times New Roman" w:eastAsia="SimSun" w:cs="Times New Roman"/>
          <w:noProof/>
          <w:color w:val="auto"/>
          <w:sz w:val="20"/>
          <w:szCs w:val="20"/>
        </w:rPr>
        <w:t>School of Computer Science and Engineering, International University, Ho Chi Minh City, Viet Nam</w:t>
      </w:r>
      <w:r>
        <w:br/>
      </w:r>
      <w:r w:rsidRPr="66154DCF" w:rsidR="66154DCF">
        <w:rPr>
          <w:rStyle w:val="OrgDiv"/>
          <w:rFonts w:ascii="Times New Roman" w:hAnsi="Times New Roman" w:eastAsia="SimSun" w:cs="Times New Roman"/>
          <w:noProof/>
          <w:color w:val="auto"/>
          <w:sz w:val="20"/>
          <w:szCs w:val="20"/>
        </w:rPr>
        <w:t xml:space="preserve"> </w:t>
      </w:r>
      <w:r w:rsidRPr="66154DCF" w:rsidR="66154DCF">
        <w:rPr>
          <w:rStyle w:val="OrgDiv"/>
          <w:rFonts w:ascii="Times New Roman" w:hAnsi="Times New Roman" w:eastAsia="SimSun" w:cs="Times New Roman"/>
          <w:noProof/>
          <w:color w:val="auto"/>
          <w:sz w:val="20"/>
          <w:szCs w:val="20"/>
          <w:vertAlign w:val="superscript"/>
        </w:rPr>
        <w:t>2</w:t>
      </w:r>
      <w:r w:rsidRPr="66154DCF" w:rsidR="66154DCF">
        <w:rPr>
          <w:rStyle w:val="OrgDiv"/>
          <w:rFonts w:ascii="Times New Roman" w:hAnsi="Times New Roman" w:eastAsia="SimSun" w:cs="Times New Roman"/>
          <w:noProof/>
          <w:color w:val="auto"/>
          <w:sz w:val="20"/>
          <w:szCs w:val="20"/>
        </w:rPr>
        <w:t xml:space="preserve">Vietnam National University, Ho Chi Minh City, Viet Nam </w:t>
      </w:r>
    </w:p>
    <w:p w:rsidR="00DC6CCC" w:rsidP="66154DCF" w:rsidRDefault="00DC6CCC" w14:paraId="0492E072" w14:textId="11B91842">
      <w:pPr>
        <w:shd w:val="clear" w:color="auto" w:fill="FFFFFF" w:themeFill="background1"/>
        <w:jc w:val="center"/>
        <w:rPr>
          <w:rStyle w:val="OrgDiv"/>
          <w:noProof/>
          <w:color w:val="auto"/>
          <w:sz w:val="20"/>
          <w:szCs w:val="20"/>
        </w:rPr>
      </w:pPr>
      <w:r w:rsidRPr="66154DCF">
        <w:rPr>
          <w:rStyle w:val="OrgDiv"/>
          <w:color w:val="auto"/>
          <w:sz w:val="20"/>
          <w:szCs w:val="20"/>
          <w:vertAlign w:val="superscript"/>
          <w14:ligatures w14:val="standard"/>
        </w:rPr>
        <w:t>3</w:t>
      </w:r>
      <w:r w:rsidRPr="66154DCF">
        <w:rPr>
          <w:rStyle w:val="OrgDiv"/>
          <w:color w:val="auto"/>
          <w:sz w:val="20"/>
          <w:szCs w:val="20"/>
          <w14:ligatures w14:val="standard"/>
        </w:rPr>
        <w:t xml:space="preserve">School of Biotechnology, International University, </w:t>
      </w:r>
      <w:r w:rsidRPr="66154DCF">
        <w:rPr>
          <w:rStyle w:val="OrgDiv"/>
          <w:rFonts w:ascii="Times New Roman" w:hAnsi="Times New Roman" w:eastAsia="SimSun" w:cs="Times New Roman"/>
          <w:noProof/>
          <w:color w:val="auto"/>
          <w:sz w:val="20"/>
          <w:szCs w:val="20"/>
        </w:rPr>
        <w:t>Ho Chi Minh City, Viet Nam</w:t>
      </w:r>
    </w:p>
    <w:p w:rsidRPr="00DC6CCC" w:rsidR="00DC6CCC" w:rsidP="00DC6CCC" w:rsidRDefault="00CC759B" w14:paraId="41ABE3DB" w14:textId="170304D3">
      <w:pPr>
        <w:pStyle w:val="Author"/>
        <w:shd w:val="clear" w:color="auto" w:fill="FFFFFF" w:themeFill="background1"/>
        <w:spacing w:before="0"/>
        <w:rPr>
          <w:rStyle w:val="Hyperlink"/>
          <w:color w:val="auto"/>
          <w:sz w:val="20"/>
          <w:szCs w:val="20"/>
          <w:u w:val="none"/>
        </w:rPr>
      </w:pPr>
      <w:hyperlink w:history="1" r:id="rId13">
        <w:r w:rsidRPr="00DC6CCC" w:rsidR="00DC6CCC">
          <w:rPr>
            <w:rStyle w:val="Hyperlink"/>
            <w:color w:val="auto"/>
            <w:u w:val="none"/>
          </w:rPr>
          <w:t>anhphanle271@gmail.com</w:t>
        </w:r>
      </w:hyperlink>
      <w:r w:rsidRPr="00DC6CCC" w:rsidR="00DC6CCC">
        <w:t xml:space="preserve">, </w:t>
      </w:r>
      <w:hyperlink w:history="1" r:id="rId14">
        <w:r w:rsidRPr="00DC6CCC" w:rsidR="00DC6CCC">
          <w:rPr>
            <w:rStyle w:val="Hyperlink"/>
            <w:rFonts w:eastAsiaTheme="minorEastAsia"/>
            <w:color w:val="auto"/>
            <w:u w:val="none"/>
          </w:rPr>
          <w:t>dnpchau@hcmiu.edu.vn</w:t>
        </w:r>
      </w:hyperlink>
      <w:r w:rsidRPr="00DC6CCC" w:rsidR="00DC6CCC">
        <w:rPr>
          <w:rFonts w:eastAsiaTheme="minorEastAsia"/>
        </w:rPr>
        <w:t xml:space="preserve">, </w:t>
      </w:r>
      <w:r w:rsidRPr="00DC6CCC" w:rsidR="00DC6CCC">
        <w:t>nttloan@hcmiu.edu.vn,</w:t>
      </w:r>
      <w:r w:rsidRPr="00DC6CCC" w:rsidR="00DC6CCC">
        <w:rPr>
          <w:rFonts w:eastAsiaTheme="minorEastAsia"/>
        </w:rPr>
        <w:t xml:space="preserve"> ltnga@hcmiu.edu.vn</w:t>
      </w:r>
    </w:p>
    <w:p w:rsidRPr="00DC6CCC" w:rsidR="00830B33" w:rsidP="00067652" w:rsidRDefault="00830B33" w14:paraId="6CF6E586" w14:textId="7A512B9C">
      <w:pPr>
        <w:jc w:val="center"/>
      </w:pPr>
    </w:p>
    <w:p w:rsidRPr="004424B3" w:rsidR="00830B33" w:rsidP="00830B33" w:rsidRDefault="00107CAF" w14:paraId="01357AE1" w14:textId="1CC8E52B">
      <w:pPr>
        <w:pStyle w:val="Author"/>
        <w:shd w:val="clear" w:color="auto" w:fill="FFFFFF" w:themeFill="background1"/>
        <w:spacing w:before="0"/>
        <w:rPr>
          <w:rStyle w:val="Hyperlink"/>
          <w:color w:val="auto"/>
          <w:u w:val="none"/>
        </w:rPr>
      </w:pPr>
      <w:r>
        <w:rPr>
          <w:rStyle w:val="FirstName"/>
          <w:rFonts w:ascii="Linux Libertine" w:hAnsi="Linux Libertine" w:cs="Linux Libertine" w:eastAsiaTheme="minorHAnsi"/>
          <w:noProof w:val="0"/>
          <w:sz w:val="24"/>
          <w14:ligatures w14:val="standard"/>
        </w:rPr>
        <w:t xml:space="preserve"> </w:t>
      </w:r>
    </w:p>
    <w:p w:rsidR="00694749" w:rsidP="00BC5D84" w:rsidRDefault="00694749" w14:paraId="75A3D3FE" w14:textId="77777777">
      <w:pPr>
        <w:pStyle w:val="Author"/>
        <w:shd w:val="clear" w:color="auto" w:fill="FFFFFF" w:themeFill="background1"/>
        <w:spacing w:before="0"/>
        <w:jc w:val="both"/>
        <w:rPr>
          <w:rStyle w:val="Hyperlink"/>
          <w:color w:val="auto"/>
          <w:sz w:val="24"/>
          <w:u w:val="none"/>
        </w:rPr>
      </w:pPr>
    </w:p>
    <w:p w:rsidRPr="00586A35" w:rsidR="00586A35" w:rsidP="00694749" w:rsidRDefault="00586A35" w14:paraId="13B07547" w14:textId="77777777">
      <w:pPr>
        <w:pStyle w:val="AbsHead"/>
        <w:rPr>
          <w14:ligatures w14:val="standard"/>
        </w:rPr>
        <w:sectPr w:rsidRPr="00586A35" w:rsidR="00586A35" w:rsidSect="00586A35">
          <w:headerReference w:type="even" r:id="rId15"/>
          <w:headerReference w:type="default" r:id="rId16"/>
          <w:footerReference w:type="even" r:id="rId17"/>
          <w:footerReference w:type="default" r:id="rId18"/>
          <w:endnotePr>
            <w:numFmt w:val="decimal"/>
          </w:endnotePr>
          <w:type w:val="continuous"/>
          <w:pgSz w:w="12240" w:h="15840" w:orient="portrait" w:code="9"/>
          <w:pgMar w:top="1500" w:right="1080" w:bottom="1600" w:left="1080" w:header="1080" w:footer="1080" w:gutter="0"/>
          <w:pgNumType w:start="1"/>
          <w:cols w:space="480"/>
          <w:titlePg/>
          <w:docGrid w:linePitch="360"/>
        </w:sectPr>
      </w:pPr>
    </w:p>
    <w:p w:rsidRPr="00586A35" w:rsidR="0007392C" w:rsidP="00694749" w:rsidRDefault="007A502C" w14:paraId="13B07548" w14:textId="77777777">
      <w:pPr>
        <w:pStyle w:val="AbsHead"/>
        <w:rPr>
          <w14:ligatures w14:val="standard"/>
        </w:rPr>
      </w:pPr>
      <w:r w:rsidRPr="00586A35">
        <w:rPr>
          <w14:ligatures w14:val="standard"/>
        </w:rPr>
        <w:t>ABSTRACT</w:t>
      </w:r>
    </w:p>
    <w:p w:rsidRPr="002F4F5A" w:rsidR="00295556" w:rsidP="007A502C" w:rsidRDefault="4822E752" w14:paraId="416E81D9" w14:textId="3305E86B">
      <w:pPr>
        <w:pStyle w:val="Abstract"/>
      </w:pPr>
      <w:r>
        <w:t xml:space="preserve">Medical drug development has always been one of the major targets in the medical department, due to the complexity of the structure and arrangement of atoms in an amino acid-chain molecule. In order to create the drugs, a procedure needs to be followed carefully with great experience in the field and costs a lot, therefore, </w:t>
      </w:r>
      <w:r w:rsidR="0011063F">
        <w:t>c</w:t>
      </w:r>
      <w:r>
        <w:t>omputer-aided drug design approach provide</w:t>
      </w:r>
      <w:r w:rsidR="00597DFC">
        <w:t>s</w:t>
      </w:r>
      <w:r>
        <w:t xml:space="preserve"> an effective method of identifying lead compounds. However, the computational calculation will generate a vast amount of data causing problems for manual analysis, we propose and build upon the architecture of Scoring Function Convolutional Neural Network (SFCNN) which is based on 3D Convolutional Neural Network (3DCNN) to predict protein-ligand Binding Affinity (BA) and classify </w:t>
      </w:r>
      <w:r w:rsidRPr="00162694" w:rsidR="00D81514">
        <w:rPr>
          <w:i/>
        </w:rPr>
        <w:t>desired</w:t>
      </w:r>
      <w:r>
        <w:t xml:space="preserve"> compounds</w:t>
      </w:r>
      <w:r w:rsidR="007639C3">
        <w:t>, namely</w:t>
      </w:r>
      <w:r w:rsidRPr="009D6E94" w:rsidR="00F577FB">
        <w:t xml:space="preserve"> </w:t>
      </w:r>
      <w:r w:rsidRPr="00162694">
        <w:rPr>
          <w:i/>
        </w:rPr>
        <w:t>Hit</w:t>
      </w:r>
      <w:r w:rsidRPr="009D6E94">
        <w:t xml:space="preserve"> compounds</w:t>
      </w:r>
      <w:r>
        <w:t xml:space="preserve">. </w:t>
      </w:r>
      <w:r>
        <w:t>The deep learning models are trained with Hand-Foot-Mouth Disease (HFMD) to evaluate the differences between learning the same protein family and learning from 8 kinds of protein families. We perform extent validation to test the improvement of our models with modifications from the original SFCNN. Our works verify the results from analyzing the compatibilities of learning and adapting to the dataset from predicting BA with identifying Hit. Moreover, the Pearson correlation coefficients between the predicted BA by our models achieved over 0.</w:t>
      </w:r>
      <w:r w:rsidR="008C3AC8">
        <w:t>75</w:t>
      </w:r>
      <w:r>
        <w:t xml:space="preserve"> and the </w:t>
      </w:r>
      <w:r w:rsidR="00094F5D">
        <w:t xml:space="preserve">Root Mean Square </w:t>
      </w:r>
      <w:r w:rsidR="00D61312">
        <w:t>Error</w:t>
      </w:r>
      <w:r w:rsidR="00094F5D">
        <w:t xml:space="preserve"> (</w:t>
      </w:r>
      <w:r>
        <w:t>RMSE</w:t>
      </w:r>
      <w:r w:rsidR="00094F5D">
        <w:t>)</w:t>
      </w:r>
      <w:r>
        <w:t xml:space="preserve"> evaluations are below 0.4 on the validation set, respectively. </w:t>
      </w:r>
      <w:r w:rsidR="007A27DF">
        <w:t>Our</w:t>
      </w:r>
      <w:r w:rsidRPr="00B55AC0" w:rsidR="00B55AC0">
        <w:t xml:space="preserve"> models predict </w:t>
      </w:r>
      <w:r w:rsidR="008369D8">
        <w:rPr>
          <w:i/>
          <w:iCs/>
        </w:rPr>
        <w:t>Top 10%</w:t>
      </w:r>
      <w:r w:rsidRPr="007D2B20" w:rsidR="007D2B20">
        <w:rPr>
          <w:i/>
          <w:iCs/>
        </w:rPr>
        <w:t xml:space="preserve"> Leading</w:t>
      </w:r>
      <w:r w:rsidR="006C2C27">
        <w:t xml:space="preserve"> </w:t>
      </w:r>
      <w:r w:rsidR="000A0159">
        <w:t>comp</w:t>
      </w:r>
      <w:r w:rsidR="00672815">
        <w:t>ounds</w:t>
      </w:r>
      <w:r w:rsidR="001D240D">
        <w:t>, namely</w:t>
      </w:r>
      <w:r w:rsidR="00672815">
        <w:t xml:space="preserve"> </w:t>
      </w:r>
      <w:r w:rsidRPr="009D6E94" w:rsidR="00DF6917">
        <w:rPr>
          <w:i/>
        </w:rPr>
        <w:t>H</w:t>
      </w:r>
      <w:r w:rsidRPr="009D6E94" w:rsidR="00B55AC0">
        <w:rPr>
          <w:i/>
        </w:rPr>
        <w:t>it-to-</w:t>
      </w:r>
      <w:r w:rsidRPr="009D6E94" w:rsidR="00DF6917">
        <w:rPr>
          <w:i/>
        </w:rPr>
        <w:t>L</w:t>
      </w:r>
      <w:r w:rsidRPr="009D6E94" w:rsidR="00B55AC0">
        <w:rPr>
          <w:i/>
        </w:rPr>
        <w:t>ead</w:t>
      </w:r>
      <w:r w:rsidR="00672815">
        <w:t xml:space="preserve"> (</w:t>
      </w:r>
      <w:r w:rsidR="00DF6917">
        <w:t>H2L)</w:t>
      </w:r>
      <w:r w:rsidRPr="00B55AC0" w:rsidR="00B55AC0">
        <w:t xml:space="preserve"> compounds</w:t>
      </w:r>
      <w:r w:rsidR="001D240D">
        <w:t>,</w:t>
      </w:r>
      <w:r w:rsidRPr="00B55AC0" w:rsidR="00B55AC0">
        <w:t xml:space="preserve"> </w:t>
      </w:r>
      <w:r w:rsidR="00E85C10">
        <w:t xml:space="preserve">and BA of them and </w:t>
      </w:r>
      <w:r w:rsidR="00480A39">
        <w:t>produce them to csv files for examination.</w:t>
      </w:r>
    </w:p>
    <w:p w:rsidRPr="00586A35" w:rsidR="0007392C" w:rsidP="00675128" w:rsidRDefault="00675128" w14:paraId="13B07557" w14:textId="77777777">
      <w:pPr>
        <w:pStyle w:val="KeyWordHead"/>
        <w:rPr>
          <w:lang w:eastAsia="it-IT"/>
          <w14:ligatures w14:val="standard"/>
        </w:rPr>
      </w:pPr>
      <w:r w:rsidRPr="00586A35">
        <w:rPr>
          <w:lang w:eastAsia="it-IT"/>
          <w14:ligatures w14:val="standard"/>
        </w:rPr>
        <w:t>KEYWORDS</w:t>
      </w:r>
    </w:p>
    <w:p w:rsidRPr="00586A35" w:rsidR="00586A35" w:rsidP="007E2DED" w:rsidRDefault="00262618" w14:paraId="13B0755A" w14:textId="799273F3">
      <w:pPr>
        <w:pStyle w:val="KeyWords"/>
      </w:pPr>
      <w:r w:rsidRPr="00A11417">
        <w:t>Hit</w:t>
      </w:r>
      <w:r w:rsidR="00AD085C">
        <w:t xml:space="preserve">, </w:t>
      </w:r>
      <w:r w:rsidRPr="00A11417">
        <w:t xml:space="preserve">Binding affinity, </w:t>
      </w:r>
      <w:r w:rsidR="00094F5D">
        <w:t>3D Convolutional Neural Network</w:t>
      </w:r>
      <w:r w:rsidRPr="00A11417">
        <w:t xml:space="preserve">, </w:t>
      </w:r>
      <w:r w:rsidR="007E2DED">
        <w:t>Scoring Function Convolutional Neural Network</w:t>
      </w:r>
      <w:r w:rsidRPr="00A11417">
        <w:t xml:space="preserve">, </w:t>
      </w:r>
      <w:r w:rsidR="007E2DED">
        <w:t>Hand-Foot-Mouth Disease</w:t>
      </w:r>
      <w:r>
        <w:rPr>
          <w:lang w:eastAsia="it-IT"/>
          <w14:ligatures w14:val="standard"/>
        </w:rPr>
        <w:t>.</w:t>
      </w:r>
      <w:r w:rsidR="00E7750F">
        <w:rPr>
          <w14:ligatures w14:val="standard"/>
        </w:rPr>
        <w:t xml:space="preserve"> </w:t>
      </w:r>
    </w:p>
    <w:p w:rsidRPr="00586A35" w:rsidR="0007392C" w:rsidP="00586A35" w:rsidRDefault="00675128" w14:paraId="13B0755B" w14:textId="627D8B41">
      <w:pPr>
        <w:pStyle w:val="Head1"/>
        <w:spacing w:before="380"/>
        <w:rPr>
          <w14:ligatures w14:val="standard"/>
        </w:rPr>
      </w:pPr>
      <w:r w:rsidRPr="00586A35">
        <w:rPr>
          <w:rStyle w:val="Label"/>
          <w14:ligatures w14:val="standard"/>
        </w:rPr>
        <w:t>1</w:t>
      </w:r>
      <w:r w:rsidRPr="00586A35" w:rsidR="00586A35">
        <w:rPr>
          <w14:ligatures w14:val="standard"/>
        </w:rPr>
        <w:t> </w:t>
      </w:r>
      <w:r w:rsidR="00F34EAE">
        <w:rPr>
          <w14:ligatures w14:val="standard"/>
        </w:rPr>
        <w:t>Introduction</w:t>
      </w:r>
    </w:p>
    <w:p w:rsidRPr="00A11417" w:rsidR="00E6621C" w:rsidP="00FC3633" w:rsidRDefault="00187051" w14:paraId="3994DEF4" w14:textId="2084EB71">
      <w:pPr>
        <w:pStyle w:val="Para"/>
        <w:ind w:firstLine="0"/>
        <w:jc w:val="both"/>
      </w:pPr>
      <w:r w:rsidRPr="00187051">
        <w:t xml:space="preserve">Hand, foot, and mouth disease is a mild and contagious viral infection that </w:t>
      </w:r>
      <w:r w:rsidR="66154DCF">
        <w:t>commonly affects</w:t>
      </w:r>
      <w:r w:rsidRPr="00187051">
        <w:t xml:space="preserve"> young children under </w:t>
      </w:r>
      <w:r w:rsidR="66154DCF">
        <w:t xml:space="preserve">the age of </w:t>
      </w:r>
      <w:r w:rsidRPr="00187051">
        <w:t>5</w:t>
      </w:r>
      <w:r w:rsidR="66154DCF">
        <w:t>. To address this health concern without putting children at risk.</w:t>
      </w:r>
      <w:r w:rsidR="00F70F6B">
        <w:t xml:space="preserve"> </w:t>
      </w:r>
      <w:r w:rsidRPr="00A11417" w:rsidR="00E6621C">
        <w:t>Artificial Intelligence (AI</w:t>
      </w:r>
      <w:r w:rsidR="00F70F6B">
        <w:t xml:space="preserve">) is </w:t>
      </w:r>
      <w:r w:rsidR="66154DCF">
        <w:t xml:space="preserve">employed for </w:t>
      </w:r>
      <w:r w:rsidR="00502318">
        <w:t xml:space="preserve">disease </w:t>
      </w:r>
      <w:r w:rsidR="66154DCF">
        <w:t>simulation and management.</w:t>
      </w:r>
      <w:r w:rsidRPr="00A11417" w:rsidR="00E6621C">
        <w:t xml:space="preserve"> Decades of </w:t>
      </w:r>
      <w:r w:rsidR="66154DCF">
        <w:t xml:space="preserve">research and experimentation with molecules have yielded a substantial and reliable dataset, which serves as the foundation for training machine learning models. </w:t>
      </w:r>
    </w:p>
    <w:p w:rsidRPr="00A11417" w:rsidR="00E6621C" w:rsidP="00FC3633" w:rsidRDefault="00E6621C" w14:paraId="41B49E72" w14:textId="4FB547BB">
      <w:pPr>
        <w:pStyle w:val="Para"/>
        <w:ind w:firstLine="0"/>
        <w:jc w:val="both"/>
      </w:pPr>
      <w:r w:rsidRPr="00A11417">
        <w:t xml:space="preserve">The complexity of </w:t>
      </w:r>
      <w:r w:rsidR="66154DCF">
        <w:t>these</w:t>
      </w:r>
      <w:r w:rsidRPr="00A11417">
        <w:t xml:space="preserve"> molecules </w:t>
      </w:r>
      <w:r w:rsidR="66154DCF">
        <w:t>presents a challenge for</w:t>
      </w:r>
      <w:r w:rsidRPr="00A11417">
        <w:t xml:space="preserve"> many neural networks</w:t>
      </w:r>
      <w:r w:rsidR="66154DCF">
        <w:t>,</w:t>
      </w:r>
      <w:r w:rsidRPr="00A11417">
        <w:t xml:space="preserve"> except for </w:t>
      </w:r>
      <w:r w:rsidR="66154DCF">
        <w:t xml:space="preserve">the </w:t>
      </w:r>
      <w:r w:rsidRPr="00A11417">
        <w:t>3D Convolution Neural Network (3DCNN) [1</w:t>
      </w:r>
      <w:r w:rsidR="66154DCF">
        <w:t xml:space="preserve">]. In our approach, </w:t>
      </w:r>
      <w:r w:rsidRPr="00A11417">
        <w:t xml:space="preserve">we </w:t>
      </w:r>
      <w:r w:rsidR="66154DCF">
        <w:t>disassemble</w:t>
      </w:r>
      <w:r w:rsidRPr="00A11417">
        <w:t xml:space="preserve"> the compound features into a graph </w:t>
      </w:r>
      <w:r w:rsidR="66154DCF">
        <w:t>structure, allowing us to train the model to predict</w:t>
      </w:r>
      <w:r w:rsidRPr="00A11417">
        <w:t xml:space="preserve"> the binding affinity of protein-ligand </w:t>
      </w:r>
      <w:r w:rsidR="66154DCF">
        <w:t>complexes obtained through</w:t>
      </w:r>
      <w:r w:rsidRPr="00A11417">
        <w:t xml:space="preserve"> docking. </w:t>
      </w:r>
    </w:p>
    <w:p w:rsidRPr="00A11417" w:rsidR="00E6621C" w:rsidP="00FC3633" w:rsidRDefault="00E6621C" w14:paraId="74FD077A" w14:textId="3A8B0296">
      <w:pPr>
        <w:pStyle w:val="Statements"/>
      </w:pPr>
      <w:r w:rsidRPr="00A11417">
        <w:t xml:space="preserve">Our dataset </w:t>
      </w:r>
      <w:r w:rsidR="66154DCF">
        <w:t>is enriched</w:t>
      </w:r>
      <w:r w:rsidRPr="00A11417">
        <w:t xml:space="preserve"> with </w:t>
      </w:r>
      <w:r w:rsidR="66154DCF">
        <w:t>comprehensive</w:t>
      </w:r>
      <w:r w:rsidRPr="00A11417">
        <w:t xml:space="preserve"> literature </w:t>
      </w:r>
      <w:r w:rsidR="66154DCF">
        <w:t>reviews</w:t>
      </w:r>
      <w:r w:rsidRPr="00A11417">
        <w:t xml:space="preserve"> and </w:t>
      </w:r>
      <w:r w:rsidR="66154DCF">
        <w:t>studies</w:t>
      </w:r>
      <w:r w:rsidRPr="00A11417">
        <w:t xml:space="preserve"> on Hand</w:t>
      </w:r>
      <w:r w:rsidR="66154DCF">
        <w:t>-</w:t>
      </w:r>
      <w:r w:rsidRPr="00A11417">
        <w:t>Foot</w:t>
      </w:r>
      <w:r w:rsidR="66154DCF">
        <w:t>-</w:t>
      </w:r>
      <w:r w:rsidRPr="00A11417">
        <w:t>Mouth Disease (HFMD) [2</w:t>
      </w:r>
      <w:r w:rsidR="66154DCF">
        <w:t>].  Combining this dataset</w:t>
      </w:r>
      <w:r w:rsidRPr="00A11417">
        <w:t xml:space="preserve"> with </w:t>
      </w:r>
      <w:r w:rsidR="66154DCF">
        <w:t xml:space="preserve">the </w:t>
      </w:r>
      <w:r w:rsidRPr="00A11417">
        <w:t xml:space="preserve">Python Molecular View (PMV) [3] </w:t>
      </w:r>
      <w:r w:rsidR="66154DCF">
        <w:t>tool enables us</w:t>
      </w:r>
      <w:r w:rsidRPr="00A11417">
        <w:t xml:space="preserve"> to </w:t>
      </w:r>
      <w:r w:rsidR="66154DCF">
        <w:t>predict</w:t>
      </w:r>
      <w:r w:rsidRPr="00A11417">
        <w:t xml:space="preserve"> </w:t>
      </w:r>
      <w:r w:rsidR="00D66F29">
        <w:t>B</w:t>
      </w:r>
      <w:r w:rsidRPr="00A11417">
        <w:t xml:space="preserve">inding </w:t>
      </w:r>
      <w:r w:rsidR="00D66F29">
        <w:t>A</w:t>
      </w:r>
      <w:r w:rsidRPr="00A11417">
        <w:t xml:space="preserve">ffinity (BA) and </w:t>
      </w:r>
      <w:r w:rsidR="66154DCF">
        <w:t>identify potential</w:t>
      </w:r>
      <w:r w:rsidRPr="00A11417">
        <w:t xml:space="preserve"> hit </w:t>
      </w:r>
      <w:r w:rsidR="66154DCF">
        <w:t>compounds by</w:t>
      </w:r>
      <w:r w:rsidRPr="00A11417">
        <w:t xml:space="preserve"> confirming the docking </w:t>
      </w:r>
      <w:r w:rsidR="66154DCF">
        <w:t>sites</w:t>
      </w:r>
      <w:r w:rsidRPr="00A11417">
        <w:t xml:space="preserve"> in </w:t>
      </w:r>
      <w:r w:rsidR="66154DCF">
        <w:t xml:space="preserve">a </w:t>
      </w:r>
      <w:r w:rsidRPr="00A11417">
        <w:t xml:space="preserve">3D environment. </w:t>
      </w:r>
    </w:p>
    <w:p w:rsidRPr="00A11417" w:rsidR="00E6621C" w:rsidP="00E6621C" w:rsidRDefault="66154DCF" w14:paraId="2A14BD7F" w14:textId="7F9724FF">
      <w:pPr>
        <w:pStyle w:val="BodyText"/>
        <w:shd w:val="clear" w:color="auto" w:fill="FFFFFF" w:themeFill="background1"/>
      </w:pPr>
      <w:r>
        <w:t>The</w:t>
      </w:r>
      <w:r w:rsidRPr="00A11417" w:rsidR="00E6621C">
        <w:t xml:space="preserve"> contribution of this paper </w:t>
      </w:r>
      <w:r>
        <w:t>are as follows</w:t>
      </w:r>
      <w:r w:rsidRPr="00A11417" w:rsidR="00E6621C">
        <w:t>:</w:t>
      </w:r>
    </w:p>
    <w:p w:rsidRPr="003B3508" w:rsidR="00E6621C" w:rsidP="00FC3633" w:rsidRDefault="00E6621C" w14:paraId="3DD90810" w14:textId="32600282">
      <w:pPr>
        <w:pStyle w:val="Statements"/>
      </w:pPr>
      <w:r w:rsidRPr="00A11417">
        <w:t>Firstly, we study drug discovery and potency</w:t>
      </w:r>
      <w:r w:rsidR="66154DCF">
        <w:t>, exploring</w:t>
      </w:r>
      <w:r w:rsidRPr="00A11417">
        <w:t xml:space="preserve"> how </w:t>
      </w:r>
      <w:r w:rsidR="66154DCF">
        <w:t>to</w:t>
      </w:r>
      <w:r w:rsidRPr="00A11417">
        <w:t xml:space="preserve"> extract the </w:t>
      </w:r>
      <w:r w:rsidR="66154DCF">
        <w:t xml:space="preserve">molecule </w:t>
      </w:r>
      <w:r w:rsidRPr="00A11417">
        <w:t xml:space="preserve">features </w:t>
      </w:r>
      <w:r w:rsidR="66154DCF">
        <w:t>for identifying</w:t>
      </w:r>
      <w:r w:rsidRPr="00A11417">
        <w:t xml:space="preserve"> hit-to-lead compounds. We </w:t>
      </w:r>
      <w:r w:rsidR="66154DCF">
        <w:t>collect</w:t>
      </w:r>
      <w:r w:rsidRPr="00A11417">
        <w:t xml:space="preserve"> protein-ligand complexes in PDB [</w:t>
      </w:r>
      <w:r w:rsidR="001B5119">
        <w:t>12</w:t>
      </w:r>
      <w:r w:rsidRPr="00A11417">
        <w:t xml:space="preserve">] format and </w:t>
      </w:r>
      <w:r w:rsidR="66154DCF">
        <w:t>employ the</w:t>
      </w:r>
      <w:r w:rsidRPr="00A11417">
        <w:t xml:space="preserve"> RDKit tool [4] to distinguish all the significant features of </w:t>
      </w:r>
      <w:r w:rsidR="66154DCF">
        <w:t>these</w:t>
      </w:r>
      <w:r w:rsidRPr="00A11417">
        <w:t xml:space="preserve"> compounds</w:t>
      </w:r>
      <w:r w:rsidR="66154DCF">
        <w:t xml:space="preserve">. Subsequently, we </w:t>
      </w:r>
      <w:r w:rsidRPr="00A11417">
        <w:t xml:space="preserve">transfer this data to neural network </w:t>
      </w:r>
      <w:r w:rsidRPr="00236BD5">
        <w:t>model</w:t>
      </w:r>
      <w:r w:rsidRPr="00236BD5" w:rsidR="0022254D">
        <w:t>s</w:t>
      </w:r>
      <w:r w:rsidRPr="00236BD5">
        <w:t xml:space="preserve"> </w:t>
      </w:r>
      <w:r w:rsidRPr="00236BD5" w:rsidR="006704E1">
        <w:t>for</w:t>
      </w:r>
      <w:r w:rsidRPr="00236BD5">
        <w:t xml:space="preserve"> train</w:t>
      </w:r>
      <w:r w:rsidRPr="00236BD5" w:rsidR="006704E1">
        <w:t>ing</w:t>
      </w:r>
      <w:r w:rsidRPr="00A11417">
        <w:t xml:space="preserve">. </w:t>
      </w:r>
      <w:r w:rsidR="66154DCF">
        <w:t>While several</w:t>
      </w:r>
      <w:r w:rsidRPr="00A11417">
        <w:t xml:space="preserve"> neural network approaches </w:t>
      </w:r>
      <w:r w:rsidR="66154DCF">
        <w:t>can</w:t>
      </w:r>
      <w:r w:rsidRPr="00A11417">
        <w:t xml:space="preserve"> handle </w:t>
      </w:r>
      <w:r w:rsidR="66154DCF">
        <w:t>such</w:t>
      </w:r>
      <w:r w:rsidRPr="00A11417">
        <w:t xml:space="preserve"> data, </w:t>
      </w:r>
      <w:r w:rsidRPr="00851D72">
        <w:t xml:space="preserve">we propose </w:t>
      </w:r>
      <w:r w:rsidRPr="00236BD5" w:rsidR="004E3BD5">
        <w:t>modif</w:t>
      </w:r>
      <w:r w:rsidR="00561498">
        <w:t>ied</w:t>
      </w:r>
      <w:r w:rsidR="004E3BD5">
        <w:t xml:space="preserve"> </w:t>
      </w:r>
      <w:r w:rsidRPr="00236BD5" w:rsidR="00CF418E">
        <w:t>Scoring Function Convolutional Neural Network</w:t>
      </w:r>
      <w:r w:rsidR="00CF418E">
        <w:t xml:space="preserve"> (</w:t>
      </w:r>
      <w:r w:rsidRPr="00236BD5" w:rsidR="00613318">
        <w:t>SF</w:t>
      </w:r>
      <w:r w:rsidRPr="00236BD5">
        <w:t>CNN</w:t>
      </w:r>
      <w:r w:rsidRPr="00236BD5" w:rsidR="00CF418E">
        <w:t>)</w:t>
      </w:r>
      <w:r w:rsidRPr="00236BD5" w:rsidR="00F10C4D">
        <w:t xml:space="preserve"> </w:t>
      </w:r>
      <w:r w:rsidRPr="00236BD5" w:rsidR="0022240F">
        <w:t xml:space="preserve">and SFCNN-Hit </w:t>
      </w:r>
      <w:r w:rsidRPr="00236BD5" w:rsidR="00F10C4D">
        <w:t>models</w:t>
      </w:r>
      <w:r w:rsidR="00F10C4D">
        <w:t xml:space="preserve"> </w:t>
      </w:r>
      <w:r w:rsidR="002040BF">
        <w:t>(</w:t>
      </w:r>
      <w:r w:rsidR="66154DCF">
        <w:t>refer to</w:t>
      </w:r>
      <w:r w:rsidR="002040BF">
        <w:t xml:space="preserve"> Section 3.4)</w:t>
      </w:r>
      <w:r w:rsidR="00F10C4D">
        <w:t xml:space="preserve"> </w:t>
      </w:r>
      <w:r w:rsidR="00062279">
        <w:t xml:space="preserve">with </w:t>
      </w:r>
      <w:r w:rsidR="008E5D45">
        <w:t>Hit</w:t>
      </w:r>
      <w:r w:rsidR="00837952">
        <w:t xml:space="preserve"> (desired)</w:t>
      </w:r>
      <w:r w:rsidR="008E5D45">
        <w:t xml:space="preserve"> classification to </w:t>
      </w:r>
      <w:r w:rsidR="00BC1A0B">
        <w:t xml:space="preserve">simultaneously </w:t>
      </w:r>
      <w:r w:rsidR="00235961">
        <w:t>predict BA and Hit</w:t>
      </w:r>
      <w:r w:rsidR="00837952">
        <w:t xml:space="preserve"> (desired)</w:t>
      </w:r>
      <w:r w:rsidR="00235961">
        <w:t xml:space="preserve"> status</w:t>
      </w:r>
      <w:r w:rsidR="00851D72">
        <w:t>.</w:t>
      </w:r>
      <w:r w:rsidRPr="00A11417">
        <w:t xml:space="preserve"> Secondly, </w:t>
      </w:r>
      <w:r w:rsidRPr="00236BD5">
        <w:t xml:space="preserve">we </w:t>
      </w:r>
      <w:r w:rsidR="66154DCF">
        <w:t xml:space="preserve">introduce a </w:t>
      </w:r>
      <w:r w:rsidR="00A3701D">
        <w:t xml:space="preserve">training </w:t>
      </w:r>
      <w:r w:rsidR="66154DCF">
        <w:t>method utilizing a</w:t>
      </w:r>
      <w:r w:rsidRPr="00236BD5">
        <w:t xml:space="preserve"> </w:t>
      </w:r>
      <w:r w:rsidRPr="00236BD5" w:rsidR="00636D0B">
        <w:t xml:space="preserve">random </w:t>
      </w:r>
      <w:r w:rsidRPr="00236BD5" w:rsidR="00DD0E2E">
        <w:t xml:space="preserve">selection </w:t>
      </w:r>
      <w:r w:rsidRPr="00236BD5" w:rsidR="00636D0B">
        <w:t>dataset and permu</w:t>
      </w:r>
      <w:r w:rsidRPr="00236BD5" w:rsidR="00AA0747">
        <w:t xml:space="preserve">tation </w:t>
      </w:r>
      <w:r w:rsidRPr="00236BD5" w:rsidR="008F1C18">
        <w:t>random</w:t>
      </w:r>
      <w:r w:rsidRPr="00236BD5" w:rsidR="00DD0E2E">
        <w:t xml:space="preserve"> model</w:t>
      </w:r>
      <w:r w:rsidRPr="00236BD5" w:rsidR="00AA0747">
        <w:t xml:space="preserve"> datase</w:t>
      </w:r>
      <w:r w:rsidRPr="00236BD5" w:rsidR="00391BEB">
        <w:t xml:space="preserve">t </w:t>
      </w:r>
      <w:r w:rsidRPr="00236BD5" w:rsidR="004F7DE3">
        <w:t>(</w:t>
      </w:r>
      <w:r w:rsidR="66154DCF">
        <w:t xml:space="preserve">outlined in </w:t>
      </w:r>
      <w:r w:rsidRPr="00236BD5" w:rsidR="004F7DE3">
        <w:t>Section 3.5</w:t>
      </w:r>
      <w:r w:rsidR="66154DCF">
        <w:t>). This approach helps us uncover patterns to</w:t>
      </w:r>
      <w:r w:rsidRPr="00236BD5">
        <w:t xml:space="preserve"> </w:t>
      </w:r>
      <w:r w:rsidRPr="00236BD5" w:rsidR="00AB56E4">
        <w:t>accurately</w:t>
      </w:r>
      <w:r w:rsidR="00AB56E4">
        <w:t xml:space="preserve"> </w:t>
      </w:r>
      <w:r w:rsidRPr="00236BD5" w:rsidR="00AB56E4">
        <w:t>predict</w:t>
      </w:r>
      <w:r w:rsidRPr="00236BD5">
        <w:t xml:space="preserve"> </w:t>
      </w:r>
      <w:r w:rsidRPr="00236BD5" w:rsidR="002E7D5D">
        <w:t>Hit</w:t>
      </w:r>
      <w:r w:rsidRPr="00236BD5">
        <w:t>-to-</w:t>
      </w:r>
      <w:r w:rsidRPr="00236BD5" w:rsidR="002E7D5D">
        <w:t>Lead (H2L)</w:t>
      </w:r>
      <w:r w:rsidRPr="00236BD5" w:rsidR="00E32DF6">
        <w:t xml:space="preserve"> or </w:t>
      </w:r>
      <w:r w:rsidR="008369D8">
        <w:rPr>
          <w:i/>
          <w:iCs/>
        </w:rPr>
        <w:t>Top 10%</w:t>
      </w:r>
      <w:r w:rsidRPr="00E717F1" w:rsidR="00E717F1">
        <w:rPr>
          <w:i/>
          <w:iCs/>
        </w:rPr>
        <w:t xml:space="preserve"> leading</w:t>
      </w:r>
      <w:r w:rsidR="00A16A89">
        <w:t xml:space="preserve"> compounds</w:t>
      </w:r>
      <w:r w:rsidRPr="00236BD5">
        <w:t>.</w:t>
      </w:r>
      <w:r w:rsidRPr="00A11417">
        <w:t xml:space="preserve"> Through this </w:t>
      </w:r>
      <w:r w:rsidR="66154DCF">
        <w:t>method, we aim to discover</w:t>
      </w:r>
      <w:r w:rsidRPr="00A11417">
        <w:t xml:space="preserve"> preferred binding sites and amino acids </w:t>
      </w:r>
      <w:r w:rsidR="66154DCF">
        <w:t>with reduced</w:t>
      </w:r>
      <w:r w:rsidRPr="00A11417">
        <w:t xml:space="preserve"> cost and time. </w:t>
      </w:r>
      <w:r w:rsidRPr="00236BD5" w:rsidR="00187480">
        <w:t xml:space="preserve">Next, we </w:t>
      </w:r>
      <w:r w:rsidR="66154DCF">
        <w:t xml:space="preserve">offer a </w:t>
      </w:r>
      <w:r w:rsidRPr="00236BD5" w:rsidR="00335B86">
        <w:t xml:space="preserve">bioinformatics </w:t>
      </w:r>
      <w:r w:rsidR="66154DCF">
        <w:t>model training methodology that involves</w:t>
      </w:r>
      <w:r w:rsidRPr="00236BD5" w:rsidR="00CF44B5">
        <w:t xml:space="preserve"> processing and </w:t>
      </w:r>
      <w:r w:rsidRPr="00236BD5" w:rsidR="003B537D">
        <w:t xml:space="preserve">initializing </w:t>
      </w:r>
      <w:r w:rsidR="66154DCF">
        <w:t>datasets, ultimately converting</w:t>
      </w:r>
      <w:r w:rsidR="00A51DAB">
        <w:t xml:space="preserve"> them </w:t>
      </w:r>
      <w:r w:rsidR="66154DCF">
        <w:t>into CSV</w:t>
      </w:r>
      <w:r w:rsidR="0030460D">
        <w:t xml:space="preserve"> files </w:t>
      </w:r>
      <w:r w:rsidR="004C3594">
        <w:t xml:space="preserve">for </w:t>
      </w:r>
      <w:r w:rsidR="66154DCF">
        <w:t xml:space="preserve">in-depth </w:t>
      </w:r>
      <w:r w:rsidR="00DC35C7">
        <w:t>analysis</w:t>
      </w:r>
      <w:r w:rsidR="00187480">
        <w:t>.</w:t>
      </w:r>
      <w:r w:rsidR="007E5118">
        <w:t xml:space="preserve"> </w:t>
      </w:r>
      <w:r w:rsidR="009C331D">
        <w:t xml:space="preserve">Finally, we </w:t>
      </w:r>
      <w:r w:rsidR="00133C60">
        <w:t xml:space="preserve">provide </w:t>
      </w:r>
      <w:r w:rsidR="00123E4A">
        <w:t xml:space="preserve">a </w:t>
      </w:r>
      <w:r w:rsidR="66154DCF">
        <w:t>visualization method</w:t>
      </w:r>
      <w:r w:rsidR="0012330D">
        <w:t xml:space="preserve"> </w:t>
      </w:r>
      <w:r w:rsidR="0060563B">
        <w:t xml:space="preserve">in 3D </w:t>
      </w:r>
      <w:r w:rsidR="66154DCF">
        <w:t xml:space="preserve">to facilitate the </w:t>
      </w:r>
      <w:r w:rsidR="00334878">
        <w:t>study and</w:t>
      </w:r>
      <w:r w:rsidR="000E7666">
        <w:t xml:space="preserve"> </w:t>
      </w:r>
      <w:r w:rsidR="66154DCF">
        <w:t>verification of our</w:t>
      </w:r>
      <w:r w:rsidR="000E7666">
        <w:t xml:space="preserve"> predictions. </w:t>
      </w:r>
    </w:p>
    <w:p w:rsidRPr="00586A35" w:rsidR="00694749" w:rsidP="00F34EAE" w:rsidRDefault="00C87E30" w14:paraId="13B0755C" w14:textId="7D57557D">
      <w:pPr>
        <w:pStyle w:val="Head1"/>
        <w:spacing w:before="380"/>
        <w:rPr>
          <w:lang w:eastAsia="ja-JP"/>
          <w14:ligatures w14:val="standard"/>
        </w:rPr>
      </w:pPr>
      <w:r>
        <w:rPr>
          <w:lang w:eastAsia="ja-JP"/>
          <w14:ligatures w14:val="standard"/>
        </w:rPr>
        <w:t>2</w:t>
      </w:r>
      <w:r>
        <w:rPr>
          <w:lang w:eastAsia="ja-JP"/>
          <w14:ligatures w14:val="standard"/>
        </w:rPr>
        <w:tab/>
      </w:r>
      <w:r>
        <w:rPr>
          <w14:ligatures w14:val="standard"/>
        </w:rPr>
        <w:t>Literature</w:t>
      </w:r>
      <w:r>
        <w:rPr>
          <w:lang w:eastAsia="ja-JP"/>
          <w14:ligatures w14:val="standard"/>
        </w:rPr>
        <w:t xml:space="preserve"> review</w:t>
      </w:r>
    </w:p>
    <w:p w:rsidR="00C43F8F" w:rsidP="00C43F8F" w:rsidRDefault="00C43F8F" w14:paraId="1033E73F" w14:textId="057F6487">
      <w:pPr>
        <w:pStyle w:val="Head2"/>
        <w:ind w:left="0" w:firstLine="0"/>
        <w:rPr>
          <w:lang w:eastAsia="ja-JP"/>
          <w14:ligatures w14:val="standard"/>
        </w:rPr>
      </w:pPr>
      <w:r>
        <w:rPr>
          <w14:ligatures w14:val="standard"/>
        </w:rPr>
        <w:t>2.1 Related</w:t>
      </w:r>
      <w:r>
        <w:rPr>
          <w:lang w:eastAsia="ja-JP"/>
          <w14:ligatures w14:val="standard"/>
        </w:rPr>
        <w:t xml:space="preserve"> works</w:t>
      </w:r>
    </w:p>
    <w:p w:rsidRPr="00A11417" w:rsidR="00F34EAE" w:rsidP="00C87E30" w:rsidRDefault="00F34EAE" w14:paraId="7DE71BCB" w14:textId="26529F09">
      <w:pPr>
        <w:pStyle w:val="Para"/>
        <w:ind w:firstLine="0"/>
        <w:jc w:val="both"/>
      </w:pPr>
      <w:r w:rsidRPr="00A11417">
        <w:rPr>
          <w:rStyle w:val="normaltextrun"/>
          <w:color w:val="000000"/>
          <w:shd w:val="clear" w:color="auto" w:fill="FFFFFF"/>
        </w:rPr>
        <w:t xml:space="preserve">The well-known docking tools, AutoDock </w:t>
      </w:r>
      <w:r>
        <w:rPr>
          <w:rStyle w:val="normaltextrun"/>
          <w:color w:val="000000"/>
          <w:shd w:val="clear" w:color="auto" w:fill="FFFFFF"/>
        </w:rPr>
        <w:t xml:space="preserve">[5] </w:t>
      </w:r>
      <w:r w:rsidRPr="00A11417">
        <w:rPr>
          <w:rStyle w:val="normaltextrun"/>
          <w:color w:val="000000"/>
          <w:shd w:val="clear" w:color="auto" w:fill="FFFFFF"/>
        </w:rPr>
        <w:t>and AutoDock Vina</w:t>
      </w:r>
      <w:r>
        <w:rPr>
          <w:rStyle w:val="normaltextrun"/>
          <w:color w:val="000000"/>
          <w:shd w:val="clear" w:color="auto" w:fill="FFFFFF"/>
        </w:rPr>
        <w:t xml:space="preserve"> [6]</w:t>
      </w:r>
      <w:r w:rsidRPr="00A11417">
        <w:rPr>
          <w:rStyle w:val="normaltextrun"/>
          <w:color w:val="000000"/>
          <w:shd w:val="clear" w:color="auto" w:fill="FFFFFF"/>
        </w:rPr>
        <w:t xml:space="preserve">, both </w:t>
      </w:r>
      <w:r w:rsidRPr="00C87E30">
        <w:t>are</w:t>
      </w:r>
      <w:r w:rsidRPr="00A11417">
        <w:rPr>
          <w:rStyle w:val="normaltextrun"/>
          <w:color w:val="000000"/>
          <w:shd w:val="clear" w:color="auto" w:fill="FFFFFF"/>
        </w:rPr>
        <w:t xml:space="preserve"> open-source software created by the Olson Lab at the Scripps Research Institute and released in January 2002 and May </w:t>
      </w:r>
      <w:r w:rsidRPr="00A11417">
        <w:rPr>
          <w:rStyle w:val="normaltextrun"/>
          <w:color w:val="000000"/>
          <w:shd w:val="clear" w:color="auto" w:fill="FFFFFF"/>
        </w:rPr>
        <w:t>2010, respectively, by the Scripps Research Institute. The two in collaboration with PMV</w:t>
      </w:r>
      <w:r>
        <w:rPr>
          <w:rStyle w:val="normaltextrun"/>
          <w:color w:val="000000"/>
          <w:shd w:val="clear" w:color="auto" w:fill="FFFFFF"/>
        </w:rPr>
        <w:t xml:space="preserve"> [3]</w:t>
      </w:r>
      <w:r w:rsidRPr="00A11417">
        <w:rPr>
          <w:rStyle w:val="normaltextrun"/>
          <w:color w:val="000000"/>
          <w:shd w:val="clear" w:color="auto" w:fill="FFFFFF"/>
        </w:rPr>
        <w:t xml:space="preserve"> to create an easy way see molecules and compounds in 3D. </w:t>
      </w:r>
      <w:r w:rsidRPr="00A11417">
        <w:t>The AutoDock Vina [6] was mainly used to generate protein-ligand complexes for training. It is a global docking based on the geometry of the protein and ligand for fit-to-match results. For each time of running, there are maximum 20 complexes generating. The application of finding the active site in a biological particle requires many replications resulting in many unrelated calculations, which causes difficulty in final analysis, such as manual evaluation and time consuming.</w:t>
      </w:r>
    </w:p>
    <w:p w:rsidRPr="005B520E" w:rsidR="00F34EAE" w:rsidP="00C87E30" w:rsidRDefault="4822E752" w14:paraId="3CC96E01" w14:textId="2D9E63FD">
      <w:pPr>
        <w:pStyle w:val="Statements"/>
      </w:pPr>
      <w:r>
        <w:t xml:space="preserve">Currently, we consider and propose the SFCNN </w:t>
      </w:r>
      <w:r w:rsidRPr="00A11417" w:rsidR="00F34EAE">
        <w:t>model</w:t>
      </w:r>
      <w:r w:rsidR="00F612E1">
        <w:t xml:space="preserve">s with </w:t>
      </w:r>
      <w:r w:rsidR="00AC6C27">
        <w:t xml:space="preserve">modification from </w:t>
      </w:r>
      <w:r w:rsidR="001D4E22">
        <w:t xml:space="preserve">adding </w:t>
      </w:r>
      <w:r w:rsidR="001461A3">
        <w:t>complex</w:t>
      </w:r>
      <w:r w:rsidR="00AC6C27">
        <w:t xml:space="preserve"> layers </w:t>
      </w:r>
      <w:r w:rsidR="001461A3">
        <w:t>and</w:t>
      </w:r>
      <w:r w:rsidR="00AC6C27">
        <w:t xml:space="preserve"> </w:t>
      </w:r>
      <w:r w:rsidRPr="00E3562B" w:rsidR="00AC6C27">
        <w:rPr>
          <w:i/>
        </w:rPr>
        <w:t>Hit</w:t>
      </w:r>
      <w:r w:rsidR="00AC6C27">
        <w:t xml:space="preserve"> classification</w:t>
      </w:r>
      <w:r>
        <w:t xml:space="preserve"> to </w:t>
      </w:r>
      <w:r w:rsidR="003A3B98">
        <w:t>train with</w:t>
      </w:r>
      <w:r>
        <w:t xml:space="preserve"> the HFMD dataset [2</w:t>
      </w:r>
      <w:r w:rsidRPr="00F053FD">
        <w:t xml:space="preserve">] </w:t>
      </w:r>
      <w:r w:rsidRPr="00F053FD" w:rsidR="00C50A07">
        <w:t>based on two kinds of</w:t>
      </w:r>
      <w:r w:rsidRPr="00F053FD" w:rsidR="003A3B98">
        <w:t xml:space="preserve"> random </w:t>
      </w:r>
      <w:r w:rsidRPr="00F053FD" w:rsidR="009F08EB">
        <w:t>sets</w:t>
      </w:r>
      <w:r w:rsidRPr="00F053FD" w:rsidR="00F34EAE">
        <w:t xml:space="preserve"> </w:t>
      </w:r>
      <w:r w:rsidRPr="00F053FD" w:rsidR="00C50A07">
        <w:t>(see Section 3.5)</w:t>
      </w:r>
      <w:r w:rsidRPr="00A11417" w:rsidR="00F34EAE">
        <w:t xml:space="preserve"> </w:t>
      </w:r>
      <w:r w:rsidR="000764FC">
        <w:t>to</w:t>
      </w:r>
      <w:r>
        <w:t xml:space="preserve"> potentially identify </w:t>
      </w:r>
      <w:r w:rsidR="006C3161">
        <w:t>H2L</w:t>
      </w:r>
      <w:r>
        <w:t xml:space="preserve"> </w:t>
      </w:r>
      <w:r w:rsidR="002171B7">
        <w:t xml:space="preserve">or </w:t>
      </w:r>
      <w:r w:rsidR="008369D8">
        <w:rPr>
          <w:i/>
          <w:iCs/>
          <w:lang w:eastAsia="ja-JP"/>
        </w:rPr>
        <w:t>top 10%</w:t>
      </w:r>
      <w:r w:rsidR="00B92401">
        <w:rPr>
          <w:i/>
          <w:iCs/>
          <w:lang w:eastAsia="ja-JP"/>
        </w:rPr>
        <w:t xml:space="preserve"> leading</w:t>
      </w:r>
      <w:r w:rsidRPr="00F053FD">
        <w:t xml:space="preserve"> </w:t>
      </w:r>
      <w:r>
        <w:t>compounds</w:t>
      </w:r>
      <w:r w:rsidR="00BD6FF1">
        <w:t xml:space="preserve"> and higher BA.</w:t>
      </w:r>
    </w:p>
    <w:p w:rsidRPr="005B520E" w:rsidR="00F34EAE" w:rsidP="00A83C79" w:rsidRDefault="00C87E30" w14:paraId="168DFA1A" w14:textId="798A3026">
      <w:pPr>
        <w:pStyle w:val="Head2"/>
      </w:pPr>
      <w:r>
        <w:t xml:space="preserve">2.1 </w:t>
      </w:r>
      <w:r w:rsidRPr="00A83C79" w:rsidR="00F34EAE">
        <w:rPr>
          <w14:ligatures w14:val="standard"/>
        </w:rPr>
        <w:t>Background</w:t>
      </w:r>
    </w:p>
    <w:p w:rsidRPr="00AA30D0" w:rsidR="00F34EAE" w:rsidP="00F34EAE" w:rsidRDefault="00F34EAE" w14:paraId="5FC073D6" w14:textId="77777777">
      <w:pPr>
        <w:pStyle w:val="BodyText"/>
        <w:rPr>
          <w:rStyle w:val="normaltextrun"/>
          <w:i/>
          <w:iCs/>
          <w:color w:val="000000"/>
          <w:shd w:val="clear" w:color="auto" w:fill="FFFFFF"/>
          <w:lang w:val="en"/>
        </w:rPr>
      </w:pPr>
      <w:r w:rsidRPr="00AA30D0">
        <w:rPr>
          <w:rStyle w:val="normaltextrun"/>
          <w:i/>
          <w:iCs/>
          <w:color w:val="000000"/>
          <w:shd w:val="clear" w:color="auto" w:fill="FFFFFF"/>
          <w:lang w:val="en"/>
        </w:rPr>
        <w:t>Protein, Ligand and Docking</w:t>
      </w:r>
      <w:r>
        <w:rPr>
          <w:rStyle w:val="normaltextrun"/>
          <w:i/>
          <w:iCs/>
          <w:color w:val="000000"/>
          <w:shd w:val="clear" w:color="auto" w:fill="FFFFFF"/>
          <w:lang w:val="en"/>
        </w:rPr>
        <w:t>:</w:t>
      </w:r>
    </w:p>
    <w:p w:rsidR="00F34EAE" w:rsidP="001B1D13" w:rsidRDefault="00F34EAE" w14:paraId="7528C203" w14:textId="4776F755">
      <w:pPr>
        <w:pStyle w:val="Para"/>
        <w:ind w:firstLine="0"/>
        <w:jc w:val="both"/>
        <w:rPr>
          <w:rStyle w:val="normaltextrun"/>
          <w:color w:val="000000"/>
          <w:shd w:val="clear" w:color="auto" w:fill="FFFFFF"/>
          <w:lang w:val="en"/>
        </w:rPr>
      </w:pPr>
      <w:r w:rsidRPr="00A11417">
        <w:rPr>
          <w:rStyle w:val="normaltextrun"/>
          <w:color w:val="000000"/>
          <w:shd w:val="clear" w:color="auto" w:fill="FFFFFF"/>
          <w:lang w:val="en"/>
        </w:rPr>
        <w:t xml:space="preserve">Proteins are the </w:t>
      </w:r>
      <w:r w:rsidRPr="001B1D13">
        <w:rPr>
          <w:rStyle w:val="normaltextrun"/>
          <w:color w:val="000000"/>
          <w:shd w:val="clear" w:color="auto" w:fill="FFFFFF"/>
        </w:rPr>
        <w:t>building</w:t>
      </w:r>
      <w:r w:rsidRPr="00A11417">
        <w:rPr>
          <w:rStyle w:val="normaltextrun"/>
          <w:color w:val="000000"/>
          <w:shd w:val="clear" w:color="auto" w:fill="FFFFFF"/>
          <w:lang w:val="en"/>
        </w:rPr>
        <w:t xml:space="preserve"> blocks, the gears, and the systems of all organisms on this planet as they work inside the cells and deliver nutrients throughout the body. The foundation of proteins is built upon by hundreds to thousands of smaller units called amino acids, which are made from the most abundant atoms in the world, and they are connected into long chains. These chains can be formed from 20 different types of amino acids and their sequence creates each protein’s unique 3-dimensional structure and functionalities. Protein is one of the major types of large biomolecules as it is responsible for catalyzing the biochemical reactions that sustain functionalities of the host. </w:t>
      </w:r>
      <w:r w:rsidR="000B7F56">
        <w:rPr>
          <w:rStyle w:val="normaltextrun"/>
          <w:color w:val="000000"/>
          <w:shd w:val="clear" w:color="auto" w:fill="FFFFFF"/>
          <w:lang w:val="en"/>
        </w:rPr>
        <w:t>T</w:t>
      </w:r>
      <w:r w:rsidRPr="00A11417">
        <w:rPr>
          <w:rStyle w:val="normaltextrun"/>
          <w:color w:val="000000"/>
          <w:shd w:val="clear" w:color="auto" w:fill="FFFFFF"/>
          <w:lang w:val="en"/>
        </w:rPr>
        <w:t xml:space="preserve">hanks to evolution, </w:t>
      </w:r>
      <w:r w:rsidRPr="00D13636" w:rsidR="000B7F56">
        <w:rPr>
          <w:rStyle w:val="normaltextrun"/>
          <w:color w:val="000000"/>
          <w:shd w:val="clear" w:color="auto" w:fill="FFFFFF"/>
          <w:lang w:val="en"/>
        </w:rPr>
        <w:t>furthermore</w:t>
      </w:r>
      <w:r w:rsidRPr="00D13636">
        <w:rPr>
          <w:rStyle w:val="normaltextrun"/>
          <w:color w:val="000000"/>
          <w:shd w:val="clear" w:color="auto" w:fill="FFFFFF"/>
          <w:lang w:val="en"/>
        </w:rPr>
        <w:t xml:space="preserve">, </w:t>
      </w:r>
      <w:r w:rsidRPr="00A11417">
        <w:rPr>
          <w:rStyle w:val="normaltextrun"/>
          <w:color w:val="000000"/>
          <w:shd w:val="clear" w:color="auto" w:fill="FFFFFF"/>
          <w:lang w:val="en"/>
        </w:rPr>
        <w:t xml:space="preserve">proteins have strengthened their ability to bind with other </w:t>
      </w:r>
      <w:r w:rsidRPr="00D13636" w:rsidR="00CD0B5F">
        <w:rPr>
          <w:rStyle w:val="normaltextrun"/>
          <w:color w:val="000000"/>
          <w:shd w:val="clear" w:color="auto" w:fill="FFFFFF"/>
          <w:lang w:val="en"/>
        </w:rPr>
        <w:t>proteins or ligands</w:t>
      </w:r>
      <w:r w:rsidRPr="00A11417">
        <w:rPr>
          <w:rStyle w:val="normaltextrun"/>
          <w:color w:val="000000"/>
          <w:shd w:val="clear" w:color="auto" w:fill="FFFFFF"/>
          <w:lang w:val="en"/>
        </w:rPr>
        <w:t xml:space="preserve"> to produce desirable results as they bind to receptors which are usually referred to </w:t>
      </w:r>
      <w:r w:rsidRPr="00D13636" w:rsidR="00FB1508">
        <w:rPr>
          <w:rStyle w:val="normaltextrun"/>
          <w:color w:val="000000"/>
          <w:shd w:val="clear" w:color="auto" w:fill="FFFFFF"/>
          <w:lang w:val="en"/>
        </w:rPr>
        <w:t>as</w:t>
      </w:r>
      <w:r w:rsidRPr="00D13636">
        <w:rPr>
          <w:rStyle w:val="normaltextrun"/>
          <w:color w:val="000000"/>
          <w:shd w:val="clear" w:color="auto" w:fill="FFFFFF"/>
          <w:lang w:val="en"/>
        </w:rPr>
        <w:t xml:space="preserve"> </w:t>
      </w:r>
      <w:r w:rsidRPr="00A11417">
        <w:rPr>
          <w:rStyle w:val="normaltextrun"/>
          <w:color w:val="000000"/>
          <w:shd w:val="clear" w:color="auto" w:fill="FFFFFF"/>
          <w:lang w:val="en"/>
        </w:rPr>
        <w:t>ligands. In protein-ligand binding complexes, the ligand is often than not molecules which bind with its target by docking in protein sites and produce reactions with amino acids.</w:t>
      </w:r>
    </w:p>
    <w:p w:rsidRPr="00A11417" w:rsidR="00A60AA7" w:rsidP="00A60AA7" w:rsidRDefault="00A60AA7" w14:paraId="4C35984E" w14:textId="77777777">
      <w:pPr>
        <w:pStyle w:val="Statements"/>
        <w:rPr>
          <w:rFonts w:eastAsia="Courier New"/>
          <w:color w:val="000000" w:themeColor="text1"/>
        </w:rPr>
      </w:pPr>
      <w:r w:rsidRPr="00A11417">
        <w:rPr>
          <w:rFonts w:eastAsia="Courier New"/>
          <w:color w:val="000000" w:themeColor="text1"/>
        </w:rPr>
        <w:t xml:space="preserve">Drug discovery must be followed step by step and its early phase requires finding candidate protein-ligand complexes by applying </w:t>
      </w:r>
      <w:r>
        <w:rPr>
          <w:rFonts w:eastAsia="Courier New"/>
          <w:color w:val="000000" w:themeColor="text1"/>
        </w:rPr>
        <w:t>H2L</w:t>
      </w:r>
      <w:r w:rsidRPr="00A11417">
        <w:rPr>
          <w:rFonts w:eastAsia="Courier New"/>
          <w:color w:val="000000" w:themeColor="text1"/>
        </w:rPr>
        <w:t xml:space="preserve"> </w:t>
      </w:r>
      <w:r w:rsidRPr="00BF7F3D">
        <w:rPr>
          <w:rStyle w:val="normaltextrun"/>
          <w:color w:val="000000"/>
          <w:shd w:val="clear" w:color="auto" w:fill="FFFFFF"/>
          <w:lang w:val="en"/>
        </w:rPr>
        <w:t>method</w:t>
      </w:r>
      <w:r w:rsidRPr="00A11417">
        <w:rPr>
          <w:rFonts w:eastAsia="Courier New"/>
          <w:color w:val="000000" w:themeColor="text1"/>
        </w:rPr>
        <w:t xml:space="preserve"> which demands the high drug potency</w:t>
      </w:r>
      <w:r>
        <w:rPr>
          <w:rFonts w:eastAsia="Courier New"/>
          <w:color w:val="000000" w:themeColor="text1"/>
        </w:rPr>
        <w:t xml:space="preserve"> </w:t>
      </w:r>
      <w:r w:rsidRPr="001C167D">
        <w:rPr>
          <w:rFonts w:eastAsia="Courier New"/>
          <w:color w:val="000000" w:themeColor="text1"/>
        </w:rPr>
        <w:t>shown in Fig.1 which as the complex with rank 3 is highlighted, meaning it was chosen as the preferred compounds over the 2 ranks above it because of the star-shaped ligand connects to the protein almost perfectly.</w:t>
      </w:r>
      <w:r w:rsidRPr="00A11417">
        <w:rPr>
          <w:rFonts w:eastAsia="Courier New"/>
          <w:color w:val="000000" w:themeColor="text1"/>
        </w:rPr>
        <w:t xml:space="preserve"> Potency is a result of the combined score from ligand efficacy and binding affinity. Ligand’s ability to manufacture biological response from linking up with amino acids of the target and the quantitative magnitude of the previous response are cited as </w:t>
      </w:r>
      <w:r>
        <w:rPr>
          <w:rFonts w:eastAsia="Courier New"/>
          <w:color w:val="000000" w:themeColor="text1"/>
        </w:rPr>
        <w:t>L</w:t>
      </w:r>
      <w:r w:rsidRPr="00A11417">
        <w:rPr>
          <w:rFonts w:eastAsia="Courier New"/>
          <w:color w:val="000000" w:themeColor="text1"/>
        </w:rPr>
        <w:t xml:space="preserve">igand </w:t>
      </w:r>
      <w:r>
        <w:rPr>
          <w:rFonts w:eastAsia="Courier New"/>
          <w:color w:val="000000" w:themeColor="text1"/>
        </w:rPr>
        <w:t>E</w:t>
      </w:r>
      <w:r w:rsidRPr="00A11417">
        <w:rPr>
          <w:rFonts w:eastAsia="Courier New"/>
          <w:color w:val="000000" w:themeColor="text1"/>
        </w:rPr>
        <w:t xml:space="preserve">fficacy (LE). This response may be as an agonist, antagonist, or inverse agonist, depending on the physiological response produced. </w:t>
      </w:r>
      <w:r>
        <w:rPr>
          <w:rFonts w:eastAsia="Courier New"/>
          <w:color w:val="000000" w:themeColor="text1"/>
        </w:rPr>
        <w:t xml:space="preserve">The more fitting the complex is, the better the complex is considered to be qualified as </w:t>
      </w:r>
      <w:r w:rsidRPr="00A0358C">
        <w:rPr>
          <w:rFonts w:eastAsia="Courier New"/>
          <w:i/>
          <w:color w:val="000000" w:themeColor="text1"/>
        </w:rPr>
        <w:t>Hit</w:t>
      </w:r>
      <w:r>
        <w:rPr>
          <w:rFonts w:eastAsia="Courier New"/>
          <w:i/>
          <w:color w:val="000000" w:themeColor="text1"/>
        </w:rPr>
        <w:t xml:space="preserve"> </w:t>
      </w:r>
      <w:r w:rsidRPr="0063747F">
        <w:rPr>
          <w:rFonts w:eastAsia="Courier New"/>
          <w:iCs/>
          <w:color w:val="000000" w:themeColor="text1"/>
        </w:rPr>
        <w:t xml:space="preserve">or </w:t>
      </w:r>
      <w:r w:rsidRPr="0063747F">
        <w:rPr>
          <w:rFonts w:eastAsia="Courier New"/>
          <w:i/>
          <w:iCs/>
          <w:color w:val="000000" w:themeColor="text1"/>
        </w:rPr>
        <w:t>desired</w:t>
      </w:r>
      <w:r>
        <w:rPr>
          <w:rFonts w:eastAsia="Courier New"/>
          <w:color w:val="000000" w:themeColor="text1"/>
        </w:rPr>
        <w:t>.</w:t>
      </w:r>
    </w:p>
    <w:p w:rsidR="00A60AA7" w:rsidP="001B1D13" w:rsidRDefault="00A60AA7" w14:paraId="3C0CA57E" w14:textId="77777777">
      <w:pPr>
        <w:pStyle w:val="Para"/>
        <w:ind w:firstLine="0"/>
        <w:jc w:val="both"/>
      </w:pPr>
    </w:p>
    <w:p w:rsidR="00F34EAE" w:rsidP="00F34EAE" w:rsidRDefault="00ED0D1C" w14:paraId="37A7F529" w14:textId="479582D7">
      <w:pPr>
        <w:pStyle w:val="BodyText"/>
        <w:jc w:val="center"/>
      </w:pPr>
      <w:r w:rsidRPr="00EE4F98">
        <w:rPr>
          <w:noProof/>
          <w:color w:val="000000" w:themeColor="text1"/>
        </w:rPr>
        <w:drawing>
          <wp:inline distT="0" distB="0" distL="0" distR="0" wp14:anchorId="346E07C0" wp14:editId="10C7EA0D">
            <wp:extent cx="1986530" cy="2565780"/>
            <wp:effectExtent l="0" t="0" r="0" b="6350"/>
            <wp:docPr id="55908118" name="Picture 55908118" descr="A picture containing screensh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8118" name="Picture 1" descr="A picture containing screenshot, text, diagram&#10;&#10;Description automatically generated"/>
                    <pic:cNvPicPr/>
                  </pic:nvPicPr>
                  <pic:blipFill>
                    <a:blip r:embed="rId19"/>
                    <a:stretch>
                      <a:fillRect/>
                    </a:stretch>
                  </pic:blipFill>
                  <pic:spPr>
                    <a:xfrm>
                      <a:off x="0" y="0"/>
                      <a:ext cx="2005346" cy="2590083"/>
                    </a:xfrm>
                    <a:prstGeom prst="rect">
                      <a:avLst/>
                    </a:prstGeom>
                  </pic:spPr>
                </pic:pic>
              </a:graphicData>
            </a:graphic>
          </wp:inline>
        </w:drawing>
      </w:r>
    </w:p>
    <w:p w:rsidRPr="00911635" w:rsidR="00F34EAE" w:rsidP="00911635" w:rsidRDefault="00F34EAE" w14:paraId="4174FA57" w14:textId="026EF579">
      <w:pPr>
        <w:pStyle w:val="FigureCaption"/>
      </w:pPr>
      <w:r w:rsidRPr="00911635">
        <w:t>Fig</w:t>
      </w:r>
      <w:r w:rsidR="00911635">
        <w:t xml:space="preserve">ure </w:t>
      </w:r>
      <w:r w:rsidRPr="00911635">
        <w:t>1</w:t>
      </w:r>
      <w:r w:rsidR="00911635">
        <w:t>:</w:t>
      </w:r>
      <w:r w:rsidRPr="00911635">
        <w:t xml:space="preserve"> Drug potency </w:t>
      </w:r>
      <w:r>
        <w:t>[</w:t>
      </w:r>
      <w:r w:rsidR="001B5119">
        <w:t>9</w:t>
      </w:r>
      <w:r>
        <w:t>]</w:t>
      </w:r>
    </w:p>
    <w:p w:rsidRPr="00A11417" w:rsidR="00F34EAE" w:rsidP="00911635" w:rsidRDefault="00F34EAE" w14:paraId="10F55B5C" w14:textId="228AB4EE">
      <w:pPr>
        <w:pStyle w:val="Statements"/>
        <w:rPr>
          <w:rFonts w:eastAsia="Courier New"/>
          <w:color w:val="000000" w:themeColor="text1"/>
        </w:rPr>
      </w:pPr>
      <w:r w:rsidRPr="00A11417">
        <w:rPr>
          <w:rFonts w:eastAsia="Courier New"/>
          <w:color w:val="000000" w:themeColor="text1"/>
        </w:rPr>
        <w:t xml:space="preserve">The </w:t>
      </w:r>
      <w:r w:rsidRPr="00911635">
        <w:t>other</w:t>
      </w:r>
      <w:r w:rsidRPr="00A11417">
        <w:rPr>
          <w:rFonts w:eastAsia="Courier New"/>
          <w:color w:val="000000" w:themeColor="text1"/>
        </w:rPr>
        <w:t xml:space="preserve"> requirement of potency, BA, measures the tendency or strength of the effect. In general, the higher the affinity the greater attractive forces the better interaction between the </w:t>
      </w:r>
      <w:r w:rsidRPr="00BF7F3D">
        <w:rPr>
          <w:rStyle w:val="normaltextrun"/>
          <w:color w:val="000000"/>
          <w:shd w:val="clear" w:color="auto" w:fill="FFFFFF"/>
          <w:lang w:val="en"/>
        </w:rPr>
        <w:t>ligand</w:t>
      </w:r>
      <w:r w:rsidRPr="00A11417">
        <w:rPr>
          <w:rFonts w:eastAsia="Courier New"/>
          <w:color w:val="000000" w:themeColor="text1"/>
        </w:rPr>
        <w:t xml:space="preserve"> and the receptor. This rate can be predicted by utilizing the Docking method which orders the ligand to search for docking sites and rotate itself to create the best results</w:t>
      </w:r>
      <w:r w:rsidRPr="002171B7" w:rsidR="007D6746">
        <w:rPr>
          <w:rFonts w:eastAsia="Courier New"/>
          <w:color w:val="000000" w:themeColor="text1"/>
        </w:rPr>
        <w:t xml:space="preserve"> shown in Fig.2</w:t>
      </w:r>
      <w:r w:rsidRPr="002171B7" w:rsidR="00B64024">
        <w:rPr>
          <w:rFonts w:eastAsia="Courier New"/>
          <w:color w:val="000000" w:themeColor="text1"/>
        </w:rPr>
        <w:t xml:space="preserve"> as in the shape of the ligand</w:t>
      </w:r>
      <w:r w:rsidRPr="002171B7" w:rsidR="00DD17B8">
        <w:rPr>
          <w:rFonts w:eastAsia="Courier New"/>
          <w:color w:val="000000" w:themeColor="text1"/>
        </w:rPr>
        <w:t xml:space="preserve"> has to be changed and rotated to match the binding site of the target and form the </w:t>
      </w:r>
      <w:r w:rsidRPr="002171B7" w:rsidR="00B50939">
        <w:rPr>
          <w:rFonts w:eastAsia="Courier New"/>
          <w:color w:val="000000" w:themeColor="text1"/>
        </w:rPr>
        <w:t>strongest connection</w:t>
      </w:r>
      <w:r w:rsidRPr="002171B7">
        <w:rPr>
          <w:rFonts w:eastAsia="Courier New"/>
          <w:color w:val="000000" w:themeColor="text1"/>
        </w:rPr>
        <w:t>.</w:t>
      </w:r>
    </w:p>
    <w:p w:rsidRPr="00A11417" w:rsidR="00FB1508" w:rsidP="00911635" w:rsidRDefault="00FB1508" w14:paraId="7AC84283" w14:textId="77777777">
      <w:pPr>
        <w:pStyle w:val="Statements"/>
        <w:rPr>
          <w:rFonts w:eastAsia="Courier New"/>
          <w:color w:val="000000" w:themeColor="text1"/>
        </w:rPr>
      </w:pPr>
    </w:p>
    <w:p w:rsidRPr="00A11417" w:rsidR="000D3B54" w:rsidP="00FD18BC" w:rsidRDefault="000D3B54" w14:paraId="638DC0A6" w14:textId="77777777">
      <w:pPr>
        <w:keepNext/>
        <w:spacing w:line="360" w:lineRule="auto"/>
      </w:pPr>
      <w:r w:rsidRPr="00A11417">
        <w:rPr>
          <w:noProof/>
        </w:rPr>
        <w:drawing>
          <wp:inline distT="0" distB="0" distL="0" distR="0" wp14:anchorId="4C94E6B9" wp14:editId="130E15C6">
            <wp:extent cx="2944117" cy="1501253"/>
            <wp:effectExtent l="0" t="0" r="8890" b="3810"/>
            <wp:docPr id="234563248" name="Picture 234563248" descr="Docking (molecula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56324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23919" cy="1541945"/>
                    </a:xfrm>
                    <a:prstGeom prst="rect">
                      <a:avLst/>
                    </a:prstGeom>
                  </pic:spPr>
                </pic:pic>
              </a:graphicData>
            </a:graphic>
          </wp:inline>
        </w:drawing>
      </w:r>
    </w:p>
    <w:p w:rsidRPr="00A83C79" w:rsidR="000D3B54" w:rsidP="00A83C79" w:rsidRDefault="000D3B54" w14:paraId="50248648" w14:textId="659B4D72">
      <w:pPr>
        <w:pStyle w:val="FigureCaption"/>
      </w:pPr>
      <w:bookmarkStart w:name="_Toc136268810" w:id="1"/>
      <w:r w:rsidRPr="00A83C79">
        <w:t>Fig</w:t>
      </w:r>
      <w:r w:rsidR="00A83C79">
        <w:t xml:space="preserve">ure </w:t>
      </w:r>
      <w:r>
        <w:t>2</w:t>
      </w:r>
      <w:r w:rsidR="00A83C79">
        <w:t>:</w:t>
      </w:r>
      <w:r>
        <w:t xml:space="preserve"> </w:t>
      </w:r>
      <w:r w:rsidRPr="00A83C79">
        <w:t xml:space="preserve">Docking method </w:t>
      </w:r>
      <w:r>
        <w:t>[</w:t>
      </w:r>
      <w:r w:rsidR="001B5119">
        <w:t>10</w:t>
      </w:r>
      <w:r>
        <w:t>]</w:t>
      </w:r>
      <w:bookmarkEnd w:id="1"/>
    </w:p>
    <w:p w:rsidRPr="00767EE8" w:rsidR="000D3B54" w:rsidP="000D3B54" w:rsidRDefault="000D3B54" w14:paraId="24405A2A" w14:textId="77777777">
      <w:pPr>
        <w:pStyle w:val="BodyText"/>
        <w:shd w:val="clear" w:color="auto" w:fill="FFFFFF" w:themeFill="background1"/>
        <w:rPr>
          <w:rStyle w:val="normaltextrun"/>
          <w:i/>
          <w:iCs/>
          <w:color w:val="000000"/>
          <w:shd w:val="clear" w:color="auto" w:fill="FFFFFF"/>
          <w:lang w:val="en"/>
        </w:rPr>
      </w:pPr>
      <w:r w:rsidRPr="00767EE8">
        <w:rPr>
          <w:rStyle w:val="normaltextrun"/>
          <w:i/>
          <w:iCs/>
          <w:color w:val="000000"/>
          <w:shd w:val="clear" w:color="auto" w:fill="FFFFFF"/>
          <w:lang w:val="en"/>
        </w:rPr>
        <w:t>Environment and Tools:</w:t>
      </w:r>
    </w:p>
    <w:p w:rsidRPr="00A11417" w:rsidR="000D3B54" w:rsidP="00A83C79" w:rsidRDefault="000D3B54" w14:paraId="651A472B" w14:textId="75B84266">
      <w:pPr>
        <w:pStyle w:val="Statements"/>
        <w:rPr>
          <w:rStyle w:val="normaltextrun"/>
          <w:color w:val="000000"/>
          <w:shd w:val="clear" w:color="auto" w:fill="FFFFFF"/>
          <w:lang w:val="en"/>
        </w:rPr>
      </w:pPr>
      <w:r w:rsidRPr="00A11417">
        <w:rPr>
          <w:rStyle w:val="normaltextrun"/>
          <w:color w:val="000000"/>
          <w:shd w:val="clear" w:color="auto" w:fill="FFFFFF"/>
          <w:lang w:val="en"/>
        </w:rPr>
        <w:t>3Dmol.js [</w:t>
      </w:r>
      <w:r w:rsidR="001B5119">
        <w:rPr>
          <w:rStyle w:val="normaltextrun"/>
          <w:color w:val="000000"/>
          <w:shd w:val="clear" w:color="auto" w:fill="FFFFFF"/>
          <w:lang w:val="en"/>
        </w:rPr>
        <w:t>11</w:t>
      </w:r>
      <w:r w:rsidRPr="00A11417">
        <w:rPr>
          <w:rStyle w:val="normaltextrun"/>
          <w:color w:val="000000"/>
          <w:shd w:val="clear" w:color="auto" w:fill="FFFFFF"/>
          <w:lang w:val="en"/>
        </w:rPr>
        <w:t xml:space="preserve">] is an object-oriented, webGL based JavaScript library or </w:t>
      </w:r>
      <w:r w:rsidRPr="00FD18BC">
        <w:rPr>
          <w:rFonts w:eastAsia="Courier New"/>
          <w:color w:val="000000" w:themeColor="text1"/>
        </w:rPr>
        <w:t>online</w:t>
      </w:r>
      <w:r w:rsidRPr="00A11417">
        <w:rPr>
          <w:rStyle w:val="normaltextrun"/>
          <w:color w:val="000000"/>
          <w:shd w:val="clear" w:color="auto" w:fill="FFFFFF"/>
          <w:lang w:val="en"/>
        </w:rPr>
        <w:t xml:space="preserve"> </w:t>
      </w:r>
      <w:r w:rsidRPr="00A83C79">
        <w:t>molecular</w:t>
      </w:r>
      <w:r w:rsidRPr="00A11417">
        <w:rPr>
          <w:rStyle w:val="normaltextrun"/>
          <w:color w:val="000000"/>
          <w:shd w:val="clear" w:color="auto" w:fill="FFFFFF"/>
          <w:lang w:val="en"/>
        </w:rPr>
        <w:t xml:space="preserve"> visualization without the need to install browser plugins or Java. It provides many features to analyze and visualize the protein-ligand complexes from any format the molecules are in such as pdb, mol2, xyz, sdf and cube. </w:t>
      </w:r>
      <w:r w:rsidR="00C41E11">
        <w:rPr>
          <w:rStyle w:val="normaltextrun"/>
          <w:color w:val="000000"/>
          <w:shd w:val="clear" w:color="auto" w:fill="FFFFFF"/>
          <w:lang w:val="en"/>
        </w:rPr>
        <w:t xml:space="preserve">Molecules have multiple </w:t>
      </w:r>
      <w:r w:rsidR="00B05692">
        <w:rPr>
          <w:rStyle w:val="normaltextrun"/>
          <w:color w:val="000000"/>
          <w:shd w:val="clear" w:color="auto" w:fill="FFFFFF"/>
          <w:lang w:val="en"/>
        </w:rPr>
        <w:t xml:space="preserve">structure models to </w:t>
      </w:r>
      <w:r w:rsidR="00331A9E">
        <w:rPr>
          <w:rStyle w:val="normaltextrun"/>
          <w:color w:val="000000"/>
          <w:shd w:val="clear" w:color="auto" w:fill="FFFFFF"/>
          <w:lang w:val="en"/>
        </w:rPr>
        <w:t xml:space="preserve">study on as shown in Fig 3, </w:t>
      </w:r>
      <w:r w:rsidR="00A419D2">
        <w:rPr>
          <w:rStyle w:val="normaltextrun"/>
          <w:color w:val="000000"/>
          <w:shd w:val="clear" w:color="auto" w:fill="FFFFFF"/>
          <w:lang w:val="en"/>
        </w:rPr>
        <w:t xml:space="preserve">we </w:t>
      </w:r>
      <w:r w:rsidR="00877B53">
        <w:rPr>
          <w:rStyle w:val="normaltextrun"/>
          <w:color w:val="000000"/>
          <w:shd w:val="clear" w:color="auto" w:fill="FFFFFF"/>
          <w:lang w:val="en"/>
        </w:rPr>
        <w:t>follow the standard procedure benchmark of using secondary structure</w:t>
      </w:r>
      <w:r w:rsidR="002A7AAF">
        <w:rPr>
          <w:rStyle w:val="normaltextrun"/>
          <w:color w:val="000000"/>
          <w:shd w:val="clear" w:color="auto" w:fill="FFFFFF"/>
          <w:lang w:val="en"/>
        </w:rPr>
        <w:t xml:space="preserve"> which is all the structures below. </w:t>
      </w:r>
      <w:r w:rsidR="00625FF7">
        <w:rPr>
          <w:rStyle w:val="normaltextrun"/>
          <w:color w:val="000000"/>
          <w:shd w:val="clear" w:color="auto" w:fill="FFFFFF"/>
          <w:lang w:val="en"/>
        </w:rPr>
        <w:t xml:space="preserve">The protein </w:t>
      </w:r>
      <w:r w:rsidR="00C62754">
        <w:rPr>
          <w:rStyle w:val="normaltextrun"/>
          <w:color w:val="000000"/>
          <w:shd w:val="clear" w:color="auto" w:fill="FFFFFF"/>
          <w:lang w:val="en"/>
        </w:rPr>
        <w:t xml:space="preserve">uses the string model while the ligand uses the ribbon model for clarity. </w:t>
      </w:r>
    </w:p>
    <w:p w:rsidRPr="00A11417" w:rsidR="000D3B54" w:rsidP="00A83C79" w:rsidRDefault="007A1C9F" w14:paraId="51EEE568" w14:textId="77777777">
      <w:pPr>
        <w:keepNext/>
        <w:spacing w:after="240" w:line="360" w:lineRule="auto"/>
        <w:jc w:val="center"/>
      </w:pPr>
      <w:r w:rsidRPr="00A11417">
        <w:rPr>
          <w:noProof/>
        </w:rPr>
        <w:drawing>
          <wp:inline distT="0" distB="0" distL="0" distR="0" wp14:anchorId="3A5C7388" wp14:editId="07C8F6A3">
            <wp:extent cx="2760142" cy="1377538"/>
            <wp:effectExtent l="0" t="0" r="2540" b="0"/>
            <wp:docPr id="695391025" name="Picture 695391025" descr="A picture containing art, graphics, fractal ar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1025" name="Picture 695391025" descr="A picture containing art, graphics, fractal art, graphic desig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71727" cy="1383320"/>
                    </a:xfrm>
                    <a:prstGeom prst="rect">
                      <a:avLst/>
                    </a:prstGeom>
                  </pic:spPr>
                </pic:pic>
              </a:graphicData>
            </a:graphic>
          </wp:inline>
        </w:drawing>
      </w:r>
    </w:p>
    <w:p w:rsidRPr="00A83C79" w:rsidR="000D3B54" w:rsidP="00560353" w:rsidRDefault="000D3B54" w14:paraId="54E39874" w14:textId="77777777">
      <w:pPr>
        <w:pStyle w:val="FigureCaption"/>
      </w:pPr>
      <w:r w:rsidRPr="00A83C79">
        <w:t>Fig</w:t>
      </w:r>
      <w:r w:rsidR="00A83C79">
        <w:t xml:space="preserve">ure </w:t>
      </w:r>
      <w:r w:rsidRPr="00A83C79">
        <w:t>3</w:t>
      </w:r>
      <w:r w:rsidR="00A83C79">
        <w:t>:</w:t>
      </w:r>
      <w:r w:rsidRPr="00A83C79">
        <w:t xml:space="preserve"> Molecule styles </w:t>
      </w:r>
      <w:r w:rsidR="001B5119">
        <w:t>[12]</w:t>
      </w:r>
    </w:p>
    <w:p w:rsidRPr="00A11417" w:rsidR="000D3B54" w:rsidP="00A83C79" w:rsidRDefault="000D3B54" w14:paraId="338A4382" w14:textId="50720A09">
      <w:pPr>
        <w:pStyle w:val="Statements"/>
        <w:rPr>
          <w:rFonts w:eastAsia="Courier New"/>
          <w:color w:val="000000" w:themeColor="text1"/>
        </w:rPr>
      </w:pPr>
      <w:r w:rsidRPr="00A11417">
        <w:rPr>
          <w:rFonts w:eastAsia="Courier New"/>
          <w:color w:val="000000" w:themeColor="text1"/>
        </w:rPr>
        <w:t>R</w:t>
      </w:r>
      <w:r w:rsidR="00E7506E">
        <w:rPr>
          <w:rFonts w:eastAsia="Courier New"/>
          <w:color w:val="000000" w:themeColor="text1"/>
        </w:rPr>
        <w:t>D</w:t>
      </w:r>
      <w:r w:rsidR="00575AA5">
        <w:rPr>
          <w:rFonts w:eastAsia="Courier New"/>
          <w:color w:val="000000" w:themeColor="text1"/>
        </w:rPr>
        <w:t>K</w:t>
      </w:r>
      <w:r w:rsidRPr="00A11417">
        <w:rPr>
          <w:rFonts w:eastAsia="Courier New"/>
          <w:color w:val="000000" w:themeColor="text1"/>
        </w:rPr>
        <w:t>it [4] is an open</w:t>
      </w:r>
      <w:r w:rsidRPr="00A11417" w:rsidR="00A83C79">
        <w:rPr>
          <w:rFonts w:eastAsia="Courier New"/>
          <w:color w:val="000000" w:themeColor="text1"/>
        </w:rPr>
        <w:t>-</w:t>
      </w:r>
      <w:r w:rsidRPr="00A11417">
        <w:rPr>
          <w:rFonts w:eastAsia="Courier New"/>
          <w:color w:val="000000" w:themeColor="text1"/>
        </w:rPr>
        <w:t xml:space="preserve">source toolkit which is supported in C++ and Python languages, fortunately for cheminformatics and machine learning software. It scans data in the previously mentioned formats then proceeds to showcase the structure and all features of the molecule. Not only that, </w:t>
      </w:r>
      <w:r w:rsidRPr="00A11417" w:rsidR="00A83C79">
        <w:rPr>
          <w:rFonts w:eastAsia="Courier New"/>
          <w:color w:val="000000" w:themeColor="text1"/>
        </w:rPr>
        <w:t>but we can also</w:t>
      </w:r>
      <w:r w:rsidRPr="00A11417">
        <w:rPr>
          <w:rFonts w:eastAsia="Courier New"/>
          <w:color w:val="000000" w:themeColor="text1"/>
        </w:rPr>
        <w:t xml:space="preserve"> add draw connections of the atoms in 2D or 3D.   </w:t>
      </w:r>
    </w:p>
    <w:p w:rsidRPr="00A11417" w:rsidR="00B53AF1" w:rsidP="00B53AF1" w:rsidRDefault="00B53AF1" w14:paraId="66CEC7C2" w14:textId="77777777">
      <w:pPr>
        <w:keepNext/>
        <w:jc w:val="center"/>
      </w:pPr>
      <w:r w:rsidRPr="00EE4F98">
        <w:rPr>
          <w:noProof/>
          <w:color w:val="000000" w:themeColor="text1"/>
        </w:rPr>
        <w:drawing>
          <wp:inline distT="0" distB="0" distL="0" distR="0" wp14:anchorId="0E899A1E" wp14:editId="2E6154EB">
            <wp:extent cx="2753317" cy="2731053"/>
            <wp:effectExtent l="0" t="0" r="9525" b="0"/>
            <wp:docPr id="1758115494" name="Picture 1758115494" descr="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15494" name="Picture 1758115494" descr="A diagram of a molecule&#10;&#10;Description automatically generated"/>
                    <pic:cNvPicPr/>
                  </pic:nvPicPr>
                  <pic:blipFill>
                    <a:blip r:embed="rId22"/>
                    <a:stretch>
                      <a:fillRect/>
                    </a:stretch>
                  </pic:blipFill>
                  <pic:spPr>
                    <a:xfrm>
                      <a:off x="0" y="0"/>
                      <a:ext cx="2781460" cy="2758968"/>
                    </a:xfrm>
                    <a:prstGeom prst="rect">
                      <a:avLst/>
                    </a:prstGeom>
                  </pic:spPr>
                </pic:pic>
              </a:graphicData>
            </a:graphic>
          </wp:inline>
        </w:drawing>
      </w:r>
    </w:p>
    <w:p w:rsidRPr="00DF3982" w:rsidR="00B53AF1" w:rsidP="00560353" w:rsidRDefault="00B53AF1" w14:paraId="25D2440E" w14:textId="77777777">
      <w:pPr>
        <w:pStyle w:val="FigureCaption"/>
      </w:pPr>
      <w:r w:rsidRPr="00DF3982">
        <w:t>Fig</w:t>
      </w:r>
      <w:r>
        <w:t xml:space="preserve">ure </w:t>
      </w:r>
      <w:r w:rsidRPr="00DF3982">
        <w:t>4</w:t>
      </w:r>
      <w:r>
        <w:t>:</w:t>
      </w:r>
      <w:r w:rsidRPr="00DF3982">
        <w:t xml:space="preserve"> Input data for </w:t>
      </w:r>
      <w:r>
        <w:t>SF</w:t>
      </w:r>
      <w:r w:rsidRPr="00DF3982">
        <w:t>CNN [</w:t>
      </w:r>
      <w:r>
        <w:t>8</w:t>
      </w:r>
      <w:r w:rsidRPr="00DF3982">
        <w:t>]</w:t>
      </w:r>
    </w:p>
    <w:p w:rsidR="000D3B54" w:rsidP="00A83C79" w:rsidRDefault="00F9409B" w14:paraId="2E0B0AFC" w14:textId="01D4898F">
      <w:pPr>
        <w:pStyle w:val="Statements"/>
        <w:rPr>
          <w:color w:val="000000" w:themeColor="text1"/>
        </w:rPr>
      </w:pPr>
      <w:r>
        <w:rPr>
          <w:rFonts w:eastAsia="Courier New"/>
          <w:color w:val="000000" w:themeColor="text1"/>
        </w:rPr>
        <w:t xml:space="preserve">We can either use Pytorch or </w:t>
      </w:r>
      <w:r w:rsidRPr="00A11417" w:rsidR="000D3B54">
        <w:rPr>
          <w:rFonts w:eastAsia="Courier New"/>
          <w:color w:val="000000" w:themeColor="text1"/>
        </w:rPr>
        <w:t>Keras</w:t>
      </w:r>
      <w:r>
        <w:rPr>
          <w:rFonts w:eastAsia="Courier New"/>
          <w:color w:val="000000" w:themeColor="text1"/>
        </w:rPr>
        <w:t xml:space="preserve"> to build machine learning modoels</w:t>
      </w:r>
      <w:r w:rsidR="004362D6">
        <w:rPr>
          <w:rFonts w:eastAsia="Courier New"/>
          <w:color w:val="000000" w:themeColor="text1"/>
        </w:rPr>
        <w:t xml:space="preserve">, we choose Keras as it’s easy to use. </w:t>
      </w:r>
      <w:r w:rsidRPr="00A11417" w:rsidR="000D3B54">
        <w:rPr>
          <w:rFonts w:eastAsia="Courier New"/>
          <w:color w:val="000000" w:themeColor="text1"/>
        </w:rPr>
        <w:t xml:space="preserve">Keras is </w:t>
      </w:r>
      <w:r w:rsidRPr="004362D6" w:rsidR="00C85CE6">
        <w:rPr>
          <w:rFonts w:eastAsia="Courier New"/>
          <w:color w:val="000000" w:themeColor="text1"/>
        </w:rPr>
        <w:t>also</w:t>
      </w:r>
      <w:r w:rsidRPr="004362D6" w:rsidR="000D3B54">
        <w:rPr>
          <w:rFonts w:eastAsia="Courier New"/>
          <w:color w:val="000000" w:themeColor="text1"/>
        </w:rPr>
        <w:t xml:space="preserve"> </w:t>
      </w:r>
      <w:r w:rsidRPr="00A11417" w:rsidR="000D3B54">
        <w:rPr>
          <w:rFonts w:eastAsia="Courier New"/>
          <w:color w:val="000000" w:themeColor="text1"/>
        </w:rPr>
        <w:t>an open-source Python library that</w:t>
      </w:r>
      <w:r w:rsidRPr="00A11417" w:rsidR="000D3B54">
        <w:rPr>
          <w:color w:val="000000" w:themeColor="text1"/>
        </w:rPr>
        <w:t xml:space="preserve"> helps understanding and developing </w:t>
      </w:r>
      <w:r w:rsidR="00E6053B">
        <w:rPr>
          <w:color w:val="000000" w:themeColor="text1"/>
        </w:rPr>
        <w:t>n</w:t>
      </w:r>
      <w:r w:rsidRPr="00A11417" w:rsidR="000D3B54">
        <w:rPr>
          <w:color w:val="000000" w:themeColor="text1"/>
        </w:rPr>
        <w:t xml:space="preserve">eural </w:t>
      </w:r>
      <w:r w:rsidR="00605732">
        <w:rPr>
          <w:color w:val="000000" w:themeColor="text1"/>
        </w:rPr>
        <w:t>n</w:t>
      </w:r>
      <w:r w:rsidRPr="00A11417" w:rsidR="00605732">
        <w:rPr>
          <w:color w:val="000000" w:themeColor="text1"/>
        </w:rPr>
        <w:t>etworks</w:t>
      </w:r>
      <w:r w:rsidRPr="00A11417" w:rsidR="000D3B54">
        <w:rPr>
          <w:color w:val="000000" w:themeColor="text1"/>
        </w:rPr>
        <w:t xml:space="preserve"> which has been known </w:t>
      </w:r>
      <w:r w:rsidRPr="00496540" w:rsidR="000D3B54">
        <w:rPr>
          <w:rFonts w:eastAsia="Courier New"/>
          <w:color w:val="000000" w:themeColor="text1"/>
        </w:rPr>
        <w:t>since</w:t>
      </w:r>
      <w:r w:rsidRPr="00A11417" w:rsidR="000D3B54">
        <w:rPr>
          <w:color w:val="000000" w:themeColor="text1"/>
        </w:rPr>
        <w:t xml:space="preserve"> 2005 by Francois Chollet with the help of other libraries like Theano, TensorFlow and CNTK. Keras reduces the workload of developers to integrate their ideas freely while maintaining advanced workflows. With its industry-strength performance and scalability, well-known companies and projects have been utilizing it such as Netflix, Uber, NASA, etc.</w:t>
      </w:r>
    </w:p>
    <w:p w:rsidR="001D0E36" w:rsidP="00A83C79" w:rsidRDefault="001D0E36" w14:paraId="23C7701B" w14:textId="77777777">
      <w:pPr>
        <w:pStyle w:val="Statements"/>
        <w:rPr>
          <w:color w:val="000000" w:themeColor="text1"/>
        </w:rPr>
      </w:pPr>
    </w:p>
    <w:p w:rsidRPr="00615204" w:rsidR="000D3B54" w:rsidP="000D3B54" w:rsidRDefault="000F462F" w14:paraId="78B13917" w14:textId="0A9F6364">
      <w:pPr>
        <w:pStyle w:val="BodyText"/>
        <w:rPr>
          <w:i/>
          <w:iCs/>
          <w:color w:val="000000" w:themeColor="text1"/>
        </w:rPr>
      </w:pPr>
      <w:r>
        <w:rPr>
          <w:i/>
          <w:iCs/>
          <w:color w:val="000000" w:themeColor="text1"/>
        </w:rPr>
        <w:t>SF</w:t>
      </w:r>
      <w:r w:rsidRPr="00615204" w:rsidR="000D3B54">
        <w:rPr>
          <w:i/>
          <w:iCs/>
          <w:color w:val="000000" w:themeColor="text1"/>
        </w:rPr>
        <w:t xml:space="preserve"> Convoluational Neural Network (</w:t>
      </w:r>
      <w:r>
        <w:rPr>
          <w:i/>
          <w:iCs/>
          <w:color w:val="000000" w:themeColor="text1"/>
        </w:rPr>
        <w:t>SF</w:t>
      </w:r>
      <w:r w:rsidRPr="00615204" w:rsidR="000D3B54">
        <w:rPr>
          <w:i/>
          <w:iCs/>
          <w:color w:val="000000" w:themeColor="text1"/>
        </w:rPr>
        <w:t>CNN):</w:t>
      </w:r>
    </w:p>
    <w:p w:rsidRPr="00A11417" w:rsidR="000D3B54" w:rsidP="00C1264D" w:rsidRDefault="000D3B54" w14:paraId="41E81580" w14:textId="562193B5">
      <w:pPr>
        <w:pStyle w:val="Statements"/>
        <w:rPr>
          <w:rFonts w:eastAsia="Courier New"/>
          <w:color w:val="000000" w:themeColor="text1"/>
        </w:rPr>
      </w:pPr>
      <w:r w:rsidRPr="00415A7E">
        <w:rPr>
          <w:color w:val="000000" w:themeColor="text1"/>
        </w:rPr>
        <w:t>Figure</w:t>
      </w:r>
      <w:r w:rsidRPr="00415A7E">
        <w:rPr>
          <w:rFonts w:eastAsia="Courier New"/>
          <w:color w:val="000000" w:themeColor="text1"/>
        </w:rPr>
        <w:t xml:space="preserve"> 4 shows </w:t>
      </w:r>
      <w:r w:rsidRPr="00415A7E" w:rsidR="003123BA">
        <w:rPr>
          <w:rFonts w:eastAsia="Courier New"/>
          <w:color w:val="000000" w:themeColor="text1"/>
        </w:rPr>
        <w:t>the</w:t>
      </w:r>
      <w:r w:rsidRPr="00415A7E">
        <w:rPr>
          <w:rFonts w:eastAsia="Courier New"/>
          <w:color w:val="000000" w:themeColor="text1"/>
        </w:rPr>
        <w:t xml:space="preserve"> </w:t>
      </w:r>
      <w:r w:rsidRPr="00415A7E" w:rsidR="005338DC">
        <w:rPr>
          <w:rFonts w:eastAsia="Courier New"/>
          <w:color w:val="000000" w:themeColor="text1"/>
        </w:rPr>
        <w:t>SF</w:t>
      </w:r>
      <w:r w:rsidRPr="00415A7E">
        <w:rPr>
          <w:rFonts w:eastAsia="Courier New"/>
          <w:color w:val="000000" w:themeColor="text1"/>
        </w:rPr>
        <w:t>CNN</w:t>
      </w:r>
      <w:r w:rsidRPr="00415A7E" w:rsidR="005338DC">
        <w:rPr>
          <w:rFonts w:eastAsia="Courier New"/>
          <w:color w:val="000000" w:themeColor="text1"/>
        </w:rPr>
        <w:t xml:space="preserve"> input data</w:t>
      </w:r>
      <w:r w:rsidRPr="00415A7E">
        <w:rPr>
          <w:rFonts w:eastAsia="Courier New"/>
          <w:color w:val="000000" w:themeColor="text1"/>
        </w:rPr>
        <w:t xml:space="preserve"> </w:t>
      </w:r>
      <w:r w:rsidRPr="00415A7E" w:rsidR="004B41D8">
        <w:rPr>
          <w:rFonts w:eastAsia="Courier New"/>
          <w:color w:val="000000" w:themeColor="text1"/>
        </w:rPr>
        <w:t>[8]</w:t>
      </w:r>
      <w:r w:rsidRPr="00415A7E">
        <w:rPr>
          <w:rFonts w:eastAsia="Courier New"/>
          <w:color w:val="000000" w:themeColor="text1"/>
        </w:rPr>
        <w:t xml:space="preserve"> </w:t>
      </w:r>
      <w:r w:rsidRPr="00415A7E" w:rsidR="003123BA">
        <w:rPr>
          <w:rFonts w:eastAsia="Courier New"/>
          <w:color w:val="000000" w:themeColor="text1"/>
        </w:rPr>
        <w:t>gets</w:t>
      </w:r>
      <w:r w:rsidRPr="00415A7E">
        <w:rPr>
          <w:rFonts w:eastAsia="Courier New"/>
          <w:color w:val="000000" w:themeColor="text1"/>
        </w:rPr>
        <w:t xml:space="preserve"> built </w:t>
      </w:r>
      <w:r w:rsidRPr="00415A7E" w:rsidR="003123BA">
        <w:rPr>
          <w:rFonts w:eastAsia="Courier New"/>
          <w:color w:val="000000" w:themeColor="text1"/>
        </w:rPr>
        <w:t xml:space="preserve">by </w:t>
      </w:r>
      <w:r w:rsidRPr="00415A7E" w:rsidR="00653DE1">
        <w:rPr>
          <w:rFonts w:eastAsia="Courier New"/>
          <w:color w:val="000000" w:themeColor="text1"/>
        </w:rPr>
        <w:t xml:space="preserve">extracting features </w:t>
      </w:r>
      <w:r w:rsidRPr="00415A7E" w:rsidR="005D0777">
        <w:rPr>
          <w:rFonts w:eastAsia="Courier New"/>
          <w:color w:val="000000" w:themeColor="text1"/>
        </w:rPr>
        <w:t>from R</w:t>
      </w:r>
      <w:r w:rsidRPr="00415A7E" w:rsidR="006B1106">
        <w:rPr>
          <w:rFonts w:eastAsia="Courier New"/>
          <w:color w:val="000000" w:themeColor="text1"/>
        </w:rPr>
        <w:t>D</w:t>
      </w:r>
      <w:r w:rsidRPr="00415A7E" w:rsidR="0072618D">
        <w:rPr>
          <w:rFonts w:eastAsia="Courier New"/>
          <w:color w:val="000000" w:themeColor="text1"/>
        </w:rPr>
        <w:t>K</w:t>
      </w:r>
      <w:r w:rsidRPr="00415A7E" w:rsidR="005D0777">
        <w:rPr>
          <w:rFonts w:eastAsia="Courier New"/>
          <w:color w:val="000000" w:themeColor="text1"/>
        </w:rPr>
        <w:t xml:space="preserve">it </w:t>
      </w:r>
      <w:r w:rsidRPr="00415A7E" w:rsidR="00C203CE">
        <w:rPr>
          <w:rFonts w:eastAsia="Courier New"/>
          <w:color w:val="000000" w:themeColor="text1"/>
        </w:rPr>
        <w:t xml:space="preserve">[4] </w:t>
      </w:r>
      <w:r w:rsidRPr="00415A7E" w:rsidR="00544AE9">
        <w:rPr>
          <w:rFonts w:eastAsia="Courier New"/>
          <w:color w:val="000000" w:themeColor="text1"/>
        </w:rPr>
        <w:t>and</w:t>
      </w:r>
      <w:r w:rsidRPr="00415A7E">
        <w:rPr>
          <w:rFonts w:eastAsia="Courier New"/>
          <w:color w:val="000000" w:themeColor="text1"/>
        </w:rPr>
        <w:t xml:space="preserve"> </w:t>
      </w:r>
      <w:r w:rsidRPr="00415A7E" w:rsidR="00A5743B">
        <w:rPr>
          <w:rFonts w:eastAsia="Courier New"/>
          <w:color w:val="000000" w:themeColor="text1"/>
        </w:rPr>
        <w:t>applying</w:t>
      </w:r>
      <w:r w:rsidRPr="00415A7E" w:rsidR="00DC0853">
        <w:rPr>
          <w:rFonts w:eastAsia="Courier New"/>
          <w:color w:val="000000" w:themeColor="text1"/>
        </w:rPr>
        <w:t xml:space="preserve"> </w:t>
      </w:r>
      <w:r w:rsidRPr="00415A7E" w:rsidR="00F807CB">
        <w:rPr>
          <w:rFonts w:eastAsia="Courier New"/>
          <w:color w:val="000000" w:themeColor="text1"/>
        </w:rPr>
        <w:t xml:space="preserve">empty space </w:t>
      </w:r>
      <w:r w:rsidRPr="00415A7E" w:rsidR="00E77A88">
        <w:rPr>
          <w:rFonts w:eastAsia="Courier New"/>
          <w:color w:val="000000" w:themeColor="text1"/>
        </w:rPr>
        <w:t>discovering algorithm to determine the availability of ligand to the protein when docking</w:t>
      </w:r>
      <w:r w:rsidRPr="00415A7E" w:rsidR="001F11B1">
        <w:rPr>
          <w:rFonts w:eastAsia="Courier New"/>
          <w:color w:val="000000" w:themeColor="text1"/>
        </w:rPr>
        <w:t xml:space="preserve"> and learn</w:t>
      </w:r>
      <w:r w:rsidRPr="00415A7E" w:rsidR="00E77A88">
        <w:rPr>
          <w:rFonts w:eastAsia="Courier New"/>
          <w:color w:val="000000" w:themeColor="text1"/>
        </w:rPr>
        <w:t xml:space="preserve"> </w:t>
      </w:r>
      <w:r w:rsidRPr="00415A7E" w:rsidR="00711171">
        <w:rPr>
          <w:rFonts w:eastAsia="Courier New"/>
          <w:color w:val="000000" w:themeColor="text1"/>
        </w:rPr>
        <w:t>to predict BA better.</w:t>
      </w:r>
      <w:r w:rsidR="00711171">
        <w:rPr>
          <w:rFonts w:eastAsia="Courier New"/>
          <w:color w:val="000000" w:themeColor="text1"/>
        </w:rPr>
        <w:t xml:space="preserve"> </w:t>
      </w:r>
    </w:p>
    <w:p w:rsidRPr="00885930" w:rsidR="000D3B54" w:rsidP="000D3B54" w:rsidRDefault="000D3B54" w14:paraId="0F300C76" w14:textId="77777777">
      <w:pPr>
        <w:pStyle w:val="BodyText"/>
        <w:shd w:val="clear" w:color="auto" w:fill="FFFFFF" w:themeFill="background1"/>
        <w:rPr>
          <w:i/>
          <w:iCs/>
        </w:rPr>
      </w:pPr>
      <w:r w:rsidRPr="00885930">
        <w:rPr>
          <w:i/>
          <w:iCs/>
        </w:rPr>
        <w:t xml:space="preserve">Metrics:  </w:t>
      </w:r>
    </w:p>
    <w:p w:rsidRPr="00F83AAE" w:rsidR="000D3B54" w:rsidP="00F83AAE" w:rsidRDefault="000D3B54" w14:paraId="1CABDF3F" w14:textId="5BE3AD2B">
      <w:pPr>
        <w:pStyle w:val="Statements"/>
        <w:rPr>
          <w:rStyle w:val="normaltextrun"/>
        </w:rPr>
      </w:pPr>
      <w:r w:rsidRPr="00A11417">
        <w:rPr>
          <w:rStyle w:val="normaltextrun"/>
          <w:color w:val="000000"/>
          <w:shd w:val="clear" w:color="auto" w:fill="FFFFFF"/>
          <w:lang w:val="en"/>
        </w:rPr>
        <w:t xml:space="preserve">For classification, the confusion matrix [15] is brought into play to express the performances smoothly. </w:t>
      </w:r>
      <w:r w:rsidR="00857483">
        <w:rPr>
          <w:rStyle w:val="normaltextrun"/>
          <w:color w:val="000000"/>
          <w:shd w:val="clear" w:color="auto" w:fill="FFFFFF"/>
          <w:lang w:val="en"/>
        </w:rPr>
        <w:t xml:space="preserve">We </w:t>
      </w:r>
      <w:r w:rsidR="00257FB3">
        <w:rPr>
          <w:rStyle w:val="normaltextrun"/>
          <w:color w:val="000000"/>
          <w:shd w:val="clear" w:color="auto" w:fill="FFFFFF"/>
          <w:lang w:val="en"/>
        </w:rPr>
        <w:t>compare</w:t>
      </w:r>
      <w:r w:rsidRPr="00A11417">
        <w:rPr>
          <w:rStyle w:val="normaltextrun"/>
          <w:color w:val="000000"/>
          <w:shd w:val="clear" w:color="auto" w:fill="FFFFFF"/>
          <w:lang w:val="en"/>
        </w:rPr>
        <w:t xml:space="preserve"> the </w:t>
      </w:r>
      <w:r w:rsidR="002710F9">
        <w:rPr>
          <w:rStyle w:val="normaltextrun"/>
          <w:color w:val="000000"/>
          <w:shd w:val="clear" w:color="auto" w:fill="FFFFFF"/>
          <w:lang w:val="en"/>
        </w:rPr>
        <w:t>BA prediction</w:t>
      </w:r>
      <w:r w:rsidR="00332F38">
        <w:rPr>
          <w:rStyle w:val="normaltextrun"/>
          <w:color w:val="000000"/>
          <w:shd w:val="clear" w:color="auto" w:fill="FFFFFF"/>
          <w:lang w:val="en"/>
        </w:rPr>
        <w:t>s mostly throughout</w:t>
      </w:r>
      <w:r w:rsidRPr="00A11417">
        <w:rPr>
          <w:rStyle w:val="normaltextrun"/>
          <w:color w:val="000000"/>
          <w:shd w:val="clear" w:color="auto" w:fill="FFFFFF"/>
          <w:lang w:val="en"/>
        </w:rPr>
        <w:t xml:space="preserve"> the </w:t>
      </w:r>
      <w:r w:rsidR="00332F38">
        <w:rPr>
          <w:rStyle w:val="normaltextrun"/>
          <w:color w:val="000000"/>
          <w:shd w:val="clear" w:color="auto" w:fill="FFFFFF"/>
          <w:lang w:val="en"/>
        </w:rPr>
        <w:t xml:space="preserve">whole </w:t>
      </w:r>
      <w:r w:rsidR="00F83AAE">
        <w:rPr>
          <w:rStyle w:val="normaltextrun"/>
          <w:color w:val="000000"/>
          <w:shd w:val="clear" w:color="auto" w:fill="FFFFFF"/>
          <w:lang w:val="en"/>
        </w:rPr>
        <w:t>process,</w:t>
      </w:r>
      <w:r w:rsidR="00332F38">
        <w:rPr>
          <w:rStyle w:val="normaltextrun"/>
          <w:color w:val="000000"/>
          <w:shd w:val="clear" w:color="auto" w:fill="FFFFFF"/>
          <w:lang w:val="en"/>
        </w:rPr>
        <w:t xml:space="preserve"> so we apply</w:t>
      </w:r>
      <w:r w:rsidRPr="00A11417">
        <w:rPr>
          <w:rStyle w:val="normaltextrun"/>
          <w:color w:val="000000"/>
          <w:shd w:val="clear" w:color="auto" w:fill="FFFFFF"/>
          <w:lang w:val="en"/>
        </w:rPr>
        <w:t xml:space="preserve"> the Matthews </w:t>
      </w:r>
      <w:r w:rsidR="006D2C1E">
        <w:rPr>
          <w:rStyle w:val="normaltextrun"/>
          <w:color w:val="000000"/>
          <w:shd w:val="clear" w:color="auto" w:fill="FFFFFF"/>
          <w:lang w:val="en"/>
        </w:rPr>
        <w:t>C</w:t>
      </w:r>
      <w:r w:rsidRPr="00A11417">
        <w:rPr>
          <w:rStyle w:val="normaltextrun"/>
          <w:color w:val="000000"/>
          <w:shd w:val="clear" w:color="auto" w:fill="FFFFFF"/>
          <w:lang w:val="en"/>
        </w:rPr>
        <w:t xml:space="preserve">orrelation </w:t>
      </w:r>
      <w:r w:rsidR="006D2C1E">
        <w:rPr>
          <w:rStyle w:val="normaltextrun"/>
          <w:color w:val="000000"/>
          <w:shd w:val="clear" w:color="auto" w:fill="FFFFFF"/>
          <w:lang w:val="en"/>
        </w:rPr>
        <w:t>C</w:t>
      </w:r>
      <w:r w:rsidRPr="00A11417">
        <w:rPr>
          <w:rStyle w:val="normaltextrun"/>
          <w:color w:val="000000"/>
          <w:shd w:val="clear" w:color="auto" w:fill="FFFFFF"/>
          <w:lang w:val="en"/>
        </w:rPr>
        <w:t xml:space="preserve">oefficient (MCC) </w:t>
      </w:r>
      <w:r w:rsidR="001B5119">
        <w:rPr>
          <w:rStyle w:val="normaltextrun"/>
          <w:color w:val="000000"/>
          <w:shd w:val="clear" w:color="auto" w:fill="FFFFFF"/>
          <w:lang w:val="en"/>
        </w:rPr>
        <w:t>[14]</w:t>
      </w:r>
      <w:r w:rsidRPr="00A11417">
        <w:rPr>
          <w:rStyle w:val="normaltextrun"/>
          <w:color w:val="000000"/>
          <w:shd w:val="clear" w:color="auto" w:fill="FFFFFF"/>
          <w:lang w:val="en"/>
        </w:rPr>
        <w:t xml:space="preserve"> </w:t>
      </w:r>
      <w:r w:rsidR="00332F38">
        <w:rPr>
          <w:rStyle w:val="normaltextrun"/>
          <w:color w:val="000000"/>
          <w:shd w:val="clear" w:color="auto" w:fill="FFFFFF"/>
          <w:lang w:val="en"/>
        </w:rPr>
        <w:t>as</w:t>
      </w:r>
      <w:r w:rsidR="00C67827">
        <w:rPr>
          <w:rStyle w:val="normaltextrun"/>
          <w:color w:val="000000"/>
          <w:shd w:val="clear" w:color="auto" w:fill="FFFFFF"/>
          <w:lang w:val="en"/>
        </w:rPr>
        <w:t xml:space="preserve"> it</w:t>
      </w:r>
      <w:r w:rsidRPr="00A11417">
        <w:rPr>
          <w:rStyle w:val="normaltextrun"/>
          <w:color w:val="000000"/>
          <w:shd w:val="clear" w:color="auto" w:fill="FFFFFF"/>
          <w:lang w:val="en"/>
        </w:rPr>
        <w:t xml:space="preserve"> is a more reliable and dependable metric for taking in the all the four categories of the confusion matrix proportionally to the number of positive and negative elements within the dataset.</w:t>
      </w:r>
    </w:p>
    <w:p w:rsidRPr="00A11417" w:rsidR="000D3B54" w:rsidP="000D3B54" w:rsidRDefault="000D3B54" w14:paraId="08A03048" w14:textId="601DA383">
      <w:pPr>
        <w:spacing w:line="360" w:lineRule="auto"/>
        <w:jc w:val="right"/>
        <w:rPr>
          <w:sz w:val="16"/>
          <w:szCs w:val="16"/>
        </w:rPr>
      </w:pPr>
      <m:oMath>
        <m:r>
          <w:rPr>
            <w:rFonts w:ascii="Cambria Math" w:hAnsi="Cambria Math"/>
          </w:rPr>
          <m:t xml:space="preserve">MCC= </m:t>
        </m:r>
        <m:f>
          <m:fPr>
            <m:ctrlPr>
              <w:rPr>
                <w:rFonts w:ascii="Cambria Math" w:hAnsi="Cambria Math"/>
                <w:i/>
              </w:rPr>
            </m:ctrlPr>
          </m:fPr>
          <m:num>
            <m:r>
              <w:rPr>
                <w:rFonts w:ascii="Cambria Math" w:hAnsi="Cambria Math" w:eastAsiaTheme="minorEastAsia"/>
              </w:rPr>
              <m:t>TP∙TN-FP∙FN</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TP+FP</m:t>
                    </m:r>
                  </m:e>
                </m:d>
                <m:r>
                  <w:rPr>
                    <w:rFonts w:ascii="Cambria Math" w:hAnsi="Cambria Math"/>
                  </w:rPr>
                  <m:t>∙</m:t>
                </m:r>
                <m:d>
                  <m:dPr>
                    <m:ctrlPr>
                      <w:rPr>
                        <w:rFonts w:ascii="Cambria Math" w:hAnsi="Cambria Math"/>
                        <w:i/>
                      </w:rPr>
                    </m:ctrlPr>
                  </m:dPr>
                  <m:e>
                    <m:r>
                      <w:rPr>
                        <w:rFonts w:ascii="Cambria Math" w:hAnsi="Cambria Math"/>
                      </w:rPr>
                      <m:t>TP+FN</m:t>
                    </m:r>
                  </m:e>
                </m:d>
                <m:r>
                  <w:rPr>
                    <w:rFonts w:ascii="Cambria Math" w:hAnsi="Cambria Math"/>
                  </w:rPr>
                  <m:t>∙</m:t>
                </m:r>
                <m:d>
                  <m:dPr>
                    <m:ctrlPr>
                      <w:rPr>
                        <w:rFonts w:ascii="Cambria Math" w:hAnsi="Cambria Math"/>
                        <w:i/>
                      </w:rPr>
                    </m:ctrlPr>
                  </m:dPr>
                  <m:e>
                    <m:r>
                      <w:rPr>
                        <w:rFonts w:ascii="Cambria Math" w:hAnsi="Cambria Math"/>
                      </w:rPr>
                      <m:t>TN+FP</m:t>
                    </m:r>
                  </m:e>
                </m:d>
                <m:r>
                  <w:rPr>
                    <w:rFonts w:ascii="Cambria Math" w:hAnsi="Cambria Math"/>
                  </w:rPr>
                  <m:t>∙</m:t>
                </m:r>
                <m:d>
                  <m:dPr>
                    <m:ctrlPr>
                      <w:rPr>
                        <w:rFonts w:ascii="Cambria Math" w:hAnsi="Cambria Math"/>
                        <w:i/>
                      </w:rPr>
                    </m:ctrlPr>
                  </m:dPr>
                  <m:e>
                    <m:r>
                      <w:rPr>
                        <w:rFonts w:ascii="Cambria Math" w:hAnsi="Cambria Math"/>
                      </w:rPr>
                      <m:t>TN+FN</m:t>
                    </m:r>
                  </m:e>
                </m:d>
              </m:e>
            </m:rad>
          </m:den>
        </m:f>
        <m:r>
          <w:rPr>
            <w:rFonts w:ascii="Cambria Math" w:hAnsi="Cambria Math"/>
          </w:rPr>
          <m:t xml:space="preserve"> </m:t>
        </m:r>
      </m:oMath>
      <w:r w:rsidRPr="00A11417">
        <w:rPr>
          <w:sz w:val="16"/>
          <w:szCs w:val="16"/>
        </w:rPr>
        <w:t xml:space="preserve"> </w:t>
      </w:r>
      <w:r w:rsidRPr="00A11417">
        <w:rPr>
          <w:sz w:val="16"/>
          <w:szCs w:val="16"/>
        </w:rPr>
        <w:tab/>
      </w:r>
      <w:r w:rsidRPr="00A11417">
        <w:t>(</w:t>
      </w:r>
      <w:r w:rsidR="00613318">
        <w:t>1</w:t>
      </w:r>
      <w:r w:rsidRPr="00A11417">
        <w:t>)</w:t>
      </w:r>
    </w:p>
    <w:p w:rsidR="007B49C6" w:rsidP="005649AD" w:rsidRDefault="005649AD" w14:paraId="60857A93" w14:textId="73EE2155">
      <w:pPr>
        <w:pStyle w:val="Statements"/>
        <w:ind w:firstLine="0"/>
        <w:rPr>
          <w:rStyle w:val="normaltextrun"/>
          <w:color w:val="000000"/>
          <w:shd w:val="clear" w:color="auto" w:fill="FFFFFF"/>
          <w:lang w:val="en"/>
        </w:rPr>
      </w:pPr>
      <w:r>
        <w:rPr>
          <w:rStyle w:val="normaltextrun"/>
          <w:color w:val="000000"/>
          <w:shd w:val="clear" w:color="auto" w:fill="FFFFFF"/>
          <w:lang w:val="en"/>
        </w:rPr>
        <w:t>w</w:t>
      </w:r>
      <w:r w:rsidRPr="007B49C6" w:rsidR="007B49C6">
        <w:rPr>
          <w:rStyle w:val="normaltextrun"/>
          <w:color w:val="000000"/>
          <w:shd w:val="clear" w:color="auto" w:fill="FFFFFF"/>
          <w:lang w:val="en"/>
        </w:rPr>
        <w:t xml:space="preserve">here </w:t>
      </w:r>
      <w:r w:rsidR="007B49C6">
        <w:rPr>
          <w:rStyle w:val="normaltextrun"/>
          <w:color w:val="000000"/>
          <w:shd w:val="clear" w:color="auto" w:fill="FFFFFF"/>
          <w:lang w:val="en"/>
        </w:rPr>
        <w:t>TP, FP</w:t>
      </w:r>
      <w:r w:rsidR="001231D1">
        <w:rPr>
          <w:rStyle w:val="normaltextrun"/>
          <w:color w:val="000000"/>
          <w:shd w:val="clear" w:color="auto" w:fill="FFFFFF"/>
          <w:lang w:val="en"/>
        </w:rPr>
        <w:t xml:space="preserve">, </w:t>
      </w:r>
      <w:r w:rsidR="00FE1825">
        <w:rPr>
          <w:rStyle w:val="normaltextrun"/>
          <w:color w:val="000000"/>
          <w:shd w:val="clear" w:color="auto" w:fill="FFFFFF"/>
          <w:lang w:val="en"/>
        </w:rPr>
        <w:t>TN,</w:t>
      </w:r>
      <w:r w:rsidR="001231D1">
        <w:rPr>
          <w:rStyle w:val="normaltextrun"/>
          <w:color w:val="000000"/>
          <w:shd w:val="clear" w:color="auto" w:fill="FFFFFF"/>
          <w:lang w:val="en"/>
        </w:rPr>
        <w:t xml:space="preserve"> </w:t>
      </w:r>
      <w:r w:rsidR="0063555C">
        <w:rPr>
          <w:rStyle w:val="normaltextrun"/>
          <w:color w:val="000000"/>
          <w:shd w:val="clear" w:color="auto" w:fill="FFFFFF"/>
          <w:lang w:val="en"/>
        </w:rPr>
        <w:t>and FN</w:t>
      </w:r>
      <w:r w:rsidR="007B49C6">
        <w:rPr>
          <w:rStyle w:val="normaltextrun"/>
          <w:color w:val="000000"/>
          <w:shd w:val="clear" w:color="auto" w:fill="FFFFFF"/>
          <w:lang w:val="en"/>
        </w:rPr>
        <w:t xml:space="preserve"> </w:t>
      </w:r>
      <w:r w:rsidR="0063555C">
        <w:rPr>
          <w:rStyle w:val="normaltextrun"/>
          <w:color w:val="000000"/>
          <w:shd w:val="clear" w:color="auto" w:fill="FFFFFF"/>
          <w:lang w:val="en"/>
        </w:rPr>
        <w:t>are</w:t>
      </w:r>
      <w:r w:rsidR="007B49C6">
        <w:rPr>
          <w:rStyle w:val="normaltextrun"/>
          <w:color w:val="000000"/>
          <w:shd w:val="clear" w:color="auto" w:fill="FFFFFF"/>
          <w:lang w:val="en"/>
        </w:rPr>
        <w:t xml:space="preserve"> </w:t>
      </w:r>
      <w:r w:rsidRPr="007B49C6" w:rsidR="007B49C6">
        <w:rPr>
          <w:rStyle w:val="normaltextrun"/>
          <w:color w:val="000000"/>
          <w:shd w:val="clear" w:color="auto" w:fill="FFFFFF"/>
          <w:lang w:val="en"/>
        </w:rPr>
        <w:t>True Positive</w:t>
      </w:r>
      <w:r>
        <w:rPr>
          <w:rStyle w:val="normaltextrun"/>
          <w:color w:val="000000"/>
          <w:shd w:val="clear" w:color="auto" w:fill="FFFFFF"/>
          <w:lang w:val="en"/>
        </w:rPr>
        <w:t>, False Positive, Trure Negative and False Negative, respe</w:t>
      </w:r>
      <w:r w:rsidR="00497594">
        <w:rPr>
          <w:rStyle w:val="normaltextrun"/>
          <w:color w:val="000000"/>
          <w:shd w:val="clear" w:color="auto" w:fill="FFFFFF"/>
          <w:lang w:val="en"/>
        </w:rPr>
        <w:t>c</w:t>
      </w:r>
      <w:r>
        <w:rPr>
          <w:rStyle w:val="normaltextrun"/>
          <w:color w:val="000000"/>
          <w:shd w:val="clear" w:color="auto" w:fill="FFFFFF"/>
          <w:lang w:val="en"/>
        </w:rPr>
        <w:t>tively.</w:t>
      </w:r>
    </w:p>
    <w:p w:rsidRPr="00A11417" w:rsidR="000D3B54" w:rsidP="00DB2FF0" w:rsidRDefault="000D3B54" w14:paraId="0468FD12" w14:textId="6835A139">
      <w:pPr>
        <w:pStyle w:val="Statements"/>
        <w:rPr>
          <w:rStyle w:val="normaltextrun"/>
          <w:color w:val="000000"/>
          <w:shd w:val="clear" w:color="auto" w:fill="FFFFFF"/>
          <w:lang w:val="en"/>
        </w:rPr>
      </w:pPr>
      <w:r w:rsidRPr="00A11417">
        <w:rPr>
          <w:rStyle w:val="normaltextrun"/>
          <w:color w:val="000000"/>
          <w:shd w:val="clear" w:color="auto" w:fill="FFFFFF"/>
          <w:lang w:val="en"/>
        </w:rPr>
        <w:t xml:space="preserve">When </w:t>
      </w:r>
      <w:r w:rsidRPr="00DB2FF0">
        <w:rPr>
          <w:rFonts w:eastAsia="Courier New"/>
          <w:color w:val="000000" w:themeColor="text1"/>
        </w:rPr>
        <w:t>the</w:t>
      </w:r>
      <w:r w:rsidRPr="00A11417">
        <w:rPr>
          <w:rStyle w:val="normaltextrun"/>
          <w:color w:val="000000"/>
          <w:shd w:val="clear" w:color="auto" w:fill="FFFFFF"/>
          <w:lang w:val="en"/>
        </w:rPr>
        <w:t xml:space="preserve"> denominator is arbitrarily set to one and any one of the four sums in the denominator is zero, the </w:t>
      </w:r>
      <w:r w:rsidR="005B0C03">
        <w:rPr>
          <w:rStyle w:val="normaltextrun"/>
          <w:color w:val="000000"/>
          <w:shd w:val="clear" w:color="auto" w:fill="FFFFFF"/>
          <w:lang w:val="en"/>
        </w:rPr>
        <w:t>MCC</w:t>
      </w:r>
      <w:r w:rsidRPr="00A11417">
        <w:rPr>
          <w:rStyle w:val="normaltextrun"/>
          <w:color w:val="000000"/>
          <w:shd w:val="clear" w:color="auto" w:fill="FFFFFF"/>
          <w:lang w:val="en"/>
        </w:rPr>
        <w:t xml:space="preserve"> is zero, which can be demonstrated to be the proper limiting value. The MCC, which considers the balancing ratios of the four confusion matrix categories, is more insightful in assessing binary classification difficulties than F1 score and accuracy.</w:t>
      </w:r>
    </w:p>
    <w:p w:rsidR="001B2912" w:rsidP="001B2912" w:rsidRDefault="001B2912" w14:paraId="45488C66" w14:textId="3541D996">
      <w:pPr>
        <w:pStyle w:val="Statements"/>
        <w:rPr>
          <w:rStyle w:val="normaltextrun"/>
          <w:color w:val="000000"/>
          <w:shd w:val="clear" w:color="auto" w:fill="FFFFFF"/>
        </w:rPr>
      </w:pPr>
      <w:r w:rsidRPr="00EE4F98">
        <w:rPr>
          <w:rFonts w:cs="Times New Roman"/>
          <w:color w:val="000000" w:themeColor="text1"/>
        </w:rPr>
        <w:t>Mean Absolute Error</w:t>
      </w:r>
      <w:r>
        <w:rPr>
          <w:rFonts w:cs="Times New Roman"/>
          <w:color w:val="000000" w:themeColor="text1"/>
        </w:rPr>
        <w:t xml:space="preserve"> (MAE)</w:t>
      </w:r>
      <w:r w:rsidRPr="00EE4F98">
        <w:rPr>
          <w:rFonts w:cs="Times New Roman"/>
          <w:color w:val="000000" w:themeColor="text1"/>
        </w:rPr>
        <w:t xml:space="preserve"> </w:t>
      </w:r>
      <w:r w:rsidRPr="00765390">
        <w:rPr>
          <w:rStyle w:val="normaltextrun"/>
          <w:color w:val="000000"/>
          <w:shd w:val="clear" w:color="auto" w:fill="FFFFFF"/>
        </w:rPr>
        <w:t xml:space="preserve">is calculated as the sum of absolute errors divided by the sample size: the true value. Alternative formulations may include relative frequencies as weight factors. The </w:t>
      </w:r>
      <w:r>
        <w:rPr>
          <w:rStyle w:val="normaltextrun"/>
          <w:color w:val="000000"/>
          <w:shd w:val="clear" w:color="auto" w:fill="FFFFFF"/>
        </w:rPr>
        <w:t>MAE</w:t>
      </w:r>
      <w:r w:rsidRPr="00765390">
        <w:rPr>
          <w:rStyle w:val="normaltextrun"/>
          <w:color w:val="000000"/>
          <w:shd w:val="clear" w:color="auto" w:fill="FFFFFF"/>
        </w:rPr>
        <w:t xml:space="preserve"> uses the same scale as the data being measured</w:t>
      </w:r>
      <w:r w:rsidR="00EE0EFF">
        <w:rPr>
          <w:rStyle w:val="normaltextrun"/>
          <w:color w:val="000000"/>
          <w:shd w:val="clear" w:color="auto" w:fill="FFFFFF"/>
        </w:rPr>
        <w:t xml:space="preserve"> as follows</w:t>
      </w:r>
      <w:r w:rsidR="00B26064">
        <w:rPr>
          <w:rStyle w:val="normaltextrun"/>
          <w:color w:val="000000"/>
          <w:shd w:val="clear" w:color="auto" w:fill="FFFFFF"/>
        </w:rPr>
        <w:t>.</w:t>
      </w:r>
    </w:p>
    <w:p w:rsidRPr="00C52440" w:rsidR="000D3B54" w:rsidP="000D3B54" w:rsidRDefault="000026DC" w14:paraId="4AC156E2" w14:textId="1D6E6A58">
      <w:pPr>
        <w:ind w:left="288" w:firstLine="720"/>
        <w:jc w:val="right"/>
        <w:rPr>
          <w:rStyle w:val="normaltextrun"/>
        </w:rPr>
      </w:pPr>
      <m:oMath>
        <m:r>
          <w:rPr>
            <w:rFonts w:ascii="Cambria Math" w:hAnsi="Cambria Math"/>
          </w:rPr>
          <m:t xml:space="preserve">MAE =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predict</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true</m:t>
                        </m:r>
                      </m:sub>
                    </m:sSub>
                  </m:e>
                </m:d>
              </m:e>
            </m:nary>
          </m:num>
          <m:den>
            <m:r>
              <w:rPr>
                <w:rFonts w:ascii="Cambria Math" w:hAnsi="Cambria Math"/>
              </w:rPr>
              <m:t>N</m:t>
            </m:r>
          </m:den>
        </m:f>
        <m:r>
          <w:rPr>
            <w:rFonts w:ascii="Cambria Math" w:hAnsi="Cambria Math"/>
          </w:rPr>
          <m:t xml:space="preserve">                              </m:t>
        </m:r>
      </m:oMath>
      <w:r w:rsidR="000D3B54">
        <w:tab/>
      </w:r>
      <w:r w:rsidR="000D3B54">
        <w:t>(</w:t>
      </w:r>
      <w:r w:rsidR="00613318">
        <w:t>2</w:t>
      </w:r>
      <w:r w:rsidR="000D3B54">
        <w:t>)</w:t>
      </w:r>
    </w:p>
    <w:p w:rsidRPr="00765390" w:rsidR="000D3B54" w:rsidP="000D3B54" w:rsidRDefault="00DB2FF0" w14:paraId="762EF08B" w14:textId="53D4A3C0">
      <w:pPr>
        <w:pStyle w:val="BodyText"/>
        <w:shd w:val="clear" w:color="auto" w:fill="FFFFFF" w:themeFill="background1"/>
        <w:rPr>
          <w:rStyle w:val="normaltextrun"/>
          <w:color w:val="000000"/>
          <w:shd w:val="clear" w:color="auto" w:fill="FFFFFF"/>
        </w:rPr>
      </w:pPr>
      <w:r>
        <w:rPr>
          <w:rStyle w:val="normaltextrun"/>
          <w:color w:val="000000"/>
          <w:shd w:val="clear" w:color="auto" w:fill="FFFFFF"/>
        </w:rPr>
        <w:t xml:space="preserve">where </w:t>
      </w:r>
      <m:oMath>
        <m:r>
          <w:rPr>
            <w:rFonts w:ascii="Cambria Math" w:hAnsi="Cambria Math"/>
          </w:rPr>
          <m:t>N</m:t>
        </m:r>
      </m:oMath>
      <w:r w:rsidRPr="00765390" w:rsidR="000D3B54">
        <w:rPr>
          <w:rStyle w:val="normaltextrun"/>
          <w:color w:val="000000"/>
          <w:shd w:val="clear" w:color="auto" w:fill="FFFFFF"/>
        </w:rPr>
        <w:t xml:space="preserve"> is the total size of the data</w:t>
      </w:r>
      <w:r w:rsidRPr="00765390" w:rsidR="00FF1614">
        <w:rPr>
          <w:rStyle w:val="normaltextrun"/>
          <w:color w:val="000000"/>
          <w:shd w:val="clear" w:color="auto" w:fill="FFFFFF"/>
        </w:rPr>
        <w:t>.</w:t>
      </w:r>
    </w:p>
    <w:p w:rsidRPr="003D16DE" w:rsidR="00D3440C" w:rsidP="00D3440C" w:rsidRDefault="006C15B3" w14:paraId="565F424C" w14:textId="556F61E0">
      <w:pPr>
        <w:pStyle w:val="Statements"/>
        <w:rPr>
          <w:color w:val="000000"/>
          <w:shd w:val="clear" w:color="auto" w:fill="FFFFFF"/>
          <w:lang w:val="en"/>
        </w:rPr>
      </w:pPr>
      <w:r w:rsidRPr="003D16DE">
        <w:rPr>
          <w:color w:val="000000"/>
          <w:shd w:val="clear" w:color="auto" w:fill="FFFFFF"/>
          <w:lang w:val="en"/>
        </w:rPr>
        <w:t xml:space="preserve">RMSE </w:t>
      </w:r>
      <w:r w:rsidRPr="006C15B3">
        <w:rPr>
          <w:rStyle w:val="normaltextrun"/>
        </w:rPr>
        <w:t>represents</w:t>
      </w:r>
      <w:r w:rsidRPr="003D16DE">
        <w:rPr>
          <w:color w:val="000000"/>
          <w:shd w:val="clear" w:color="auto" w:fill="FFFFFF"/>
          <w:lang w:val="en"/>
        </w:rPr>
        <w:t xml:space="preserve"> the root mean square error, N is the total number of observations or data points</w:t>
      </w:r>
      <w:r w:rsidR="009768CE">
        <w:rPr>
          <w:color w:val="000000"/>
          <w:shd w:val="clear" w:color="auto" w:fill="FFFFFF"/>
          <w:lang w:val="en"/>
        </w:rPr>
        <w:t>;</w:t>
      </w:r>
      <w:r w:rsidRPr="003D16DE">
        <w:rPr>
          <w:color w:val="000000"/>
          <w:shd w:val="clear" w:color="auto" w:fill="FFFFFF"/>
          <w:lang w:val="en"/>
        </w:rPr>
        <w:t xml:space="preserve"> </w:t>
      </w:r>
      <m:oMath>
        <m:sSub>
          <m:sSubPr>
            <m:ctrlPr>
              <w:rPr>
                <w:rFonts w:ascii="Cambria Math" w:hAnsi="Cambria Math"/>
                <w:i/>
                <w:color w:val="000000"/>
                <w:shd w:val="clear" w:color="auto" w:fill="FFFFFF"/>
                <w:lang w:val="en"/>
              </w:rPr>
            </m:ctrlPr>
          </m:sSubPr>
          <m:e>
            <m:r>
              <w:rPr>
                <w:rFonts w:ascii="Cambria Math" w:hAnsi="Cambria Math"/>
                <w:color w:val="000000"/>
                <w:shd w:val="clear" w:color="auto" w:fill="FFFFFF"/>
                <w:lang w:val="en"/>
              </w:rPr>
              <m:t>y</m:t>
            </m:r>
          </m:e>
          <m:sub>
            <m:r>
              <w:rPr>
                <w:rFonts w:ascii="Cambria Math" w:hAnsi="Cambria Math"/>
                <w:color w:val="000000"/>
                <w:shd w:val="clear" w:color="auto" w:fill="FFFFFF"/>
                <w:lang w:val="en"/>
              </w:rPr>
              <m:t>predict</m:t>
            </m:r>
          </m:sub>
        </m:sSub>
      </m:oMath>
      <w:r w:rsidR="00540486">
        <w:rPr>
          <w:rFonts w:eastAsiaTheme="minorEastAsia"/>
          <w:color w:val="000000"/>
          <w:shd w:val="clear" w:color="auto" w:fill="FFFFFF"/>
          <w:lang w:val="en"/>
        </w:rPr>
        <w:t xml:space="preserve"> </w:t>
      </w:r>
      <w:r w:rsidR="00352E47">
        <w:rPr>
          <w:color w:val="000000"/>
          <w:shd w:val="clear" w:color="auto" w:fill="FFFFFF"/>
          <w:lang w:val="en"/>
        </w:rPr>
        <w:t xml:space="preserve">and </w:t>
      </w:r>
      <m:oMath>
        <m:sSub>
          <m:sSubPr>
            <m:ctrlPr>
              <w:rPr>
                <w:rFonts w:ascii="Cambria Math" w:hAnsi="Cambria Math"/>
                <w:i/>
                <w:color w:val="000000"/>
                <w:shd w:val="clear" w:color="auto" w:fill="FFFFFF"/>
                <w:lang w:val="en"/>
              </w:rPr>
            </m:ctrlPr>
          </m:sSubPr>
          <m:e>
            <m:r>
              <w:rPr>
                <w:rFonts w:ascii="Cambria Math" w:hAnsi="Cambria Math"/>
                <w:color w:val="000000"/>
                <w:shd w:val="clear" w:color="auto" w:fill="FFFFFF"/>
                <w:lang w:val="en"/>
              </w:rPr>
              <m:t>y</m:t>
            </m:r>
          </m:e>
          <m:sub>
            <m:r>
              <w:rPr>
                <w:rFonts w:ascii="Cambria Math" w:hAnsi="Cambria Math"/>
                <w:color w:val="000000"/>
                <w:shd w:val="clear" w:color="auto" w:fill="FFFFFF"/>
                <w:lang w:val="en"/>
              </w:rPr>
              <m:t>true</m:t>
            </m:r>
          </m:sub>
        </m:sSub>
      </m:oMath>
      <w:r w:rsidR="00352E47">
        <w:rPr>
          <w:color w:val="000000"/>
          <w:shd w:val="clear" w:color="auto" w:fill="FFFFFF"/>
          <w:lang w:val="en"/>
        </w:rPr>
        <w:t xml:space="preserve"> </w:t>
      </w:r>
      <w:r w:rsidRPr="003D16DE">
        <w:rPr>
          <w:color w:val="000000"/>
          <w:shd w:val="clear" w:color="auto" w:fill="FFFFFF"/>
          <w:lang w:val="en"/>
        </w:rPr>
        <w:t>represent the individual predicted</w:t>
      </w:r>
      <w:r w:rsidR="00145B53">
        <w:rPr>
          <w:color w:val="000000"/>
          <w:shd w:val="clear" w:color="auto" w:fill="FFFFFF"/>
          <w:lang w:val="en"/>
        </w:rPr>
        <w:t xml:space="preserve"> values</w:t>
      </w:r>
      <w:r w:rsidRPr="003D16DE">
        <w:rPr>
          <w:color w:val="000000"/>
          <w:shd w:val="clear" w:color="auto" w:fill="FFFFFF"/>
          <w:lang w:val="en"/>
        </w:rPr>
        <w:t xml:space="preserve"> </w:t>
      </w:r>
      <w:r w:rsidR="008168EB">
        <w:rPr>
          <w:color w:val="000000"/>
          <w:shd w:val="clear" w:color="auto" w:fill="FFFFFF"/>
          <w:lang w:val="en"/>
        </w:rPr>
        <w:t xml:space="preserve">and </w:t>
      </w:r>
      <w:r w:rsidRPr="003D16DE" w:rsidR="008168EB">
        <w:rPr>
          <w:color w:val="000000"/>
          <w:shd w:val="clear" w:color="auto" w:fill="FFFFFF"/>
          <w:lang w:val="en"/>
        </w:rPr>
        <w:t>the</w:t>
      </w:r>
      <w:r w:rsidRPr="003D16DE">
        <w:rPr>
          <w:color w:val="000000"/>
          <w:shd w:val="clear" w:color="auto" w:fill="FFFFFF"/>
          <w:lang w:val="en"/>
        </w:rPr>
        <w:t xml:space="preserve"> actual values</w:t>
      </w:r>
      <w:r w:rsidR="00352E47">
        <w:rPr>
          <w:color w:val="000000"/>
          <w:shd w:val="clear" w:color="auto" w:fill="FFFFFF"/>
          <w:lang w:val="en"/>
        </w:rPr>
        <w:t>, respectively</w:t>
      </w:r>
      <w:r w:rsidRPr="003D16DE">
        <w:rPr>
          <w:color w:val="000000"/>
          <w:shd w:val="clear" w:color="auto" w:fill="FFFFFF"/>
          <w:lang w:val="en"/>
        </w:rPr>
        <w:t>.</w:t>
      </w:r>
      <w:r w:rsidRPr="00D3440C" w:rsidR="00D3440C">
        <w:rPr>
          <w:color w:val="000000"/>
          <w:shd w:val="clear" w:color="auto" w:fill="FFFFFF"/>
          <w:lang w:val="en"/>
        </w:rPr>
        <w:t xml:space="preserve"> </w:t>
      </w:r>
      <w:r w:rsidRPr="003D16DE" w:rsidR="00D3440C">
        <w:rPr>
          <w:color w:val="000000"/>
          <w:shd w:val="clear" w:color="auto" w:fill="FFFFFF"/>
          <w:lang w:val="en"/>
        </w:rPr>
        <w:t>It is widely used in various fields, such as machine learning, statistics, and predictive modeling, to evaluate the accuracy and performance of regression models.</w:t>
      </w:r>
    </w:p>
    <w:p w:rsidRPr="00765390" w:rsidR="006C15B3" w:rsidP="006C15B3" w:rsidRDefault="006C15B3" w14:paraId="3D4418D4" w14:textId="1F7F4EE7">
      <w:pPr>
        <w:pStyle w:val="Statements"/>
        <w:rPr>
          <w:rStyle w:val="normaltextrun"/>
          <w:color w:val="000000"/>
          <w:shd w:val="clear" w:color="auto" w:fill="FFFFFF"/>
        </w:rPr>
      </w:pPr>
    </w:p>
    <w:p w:rsidRPr="003D16DE" w:rsidR="003D16DE" w:rsidP="00144A29" w:rsidRDefault="000026DC" w14:paraId="544EAB10" w14:textId="5DD4C9FC">
      <w:pPr>
        <w:pStyle w:val="Statements"/>
        <w:ind w:firstLine="708"/>
        <w:jc w:val="right"/>
        <w:rPr>
          <w:color w:val="000000"/>
          <w:shd w:val="clear" w:color="auto" w:fill="FFFFFF"/>
          <w:lang w:val="en"/>
        </w:rPr>
      </w:pPr>
      <m:oMath>
        <m:r>
          <w:rPr>
            <w:rFonts w:ascii="Cambria Math" w:hAnsi="Cambria Math"/>
            <w:color w:val="000000"/>
            <w:shd w:val="clear" w:color="auto" w:fill="FFFFFF"/>
            <w:lang w:val="en"/>
          </w:rPr>
          <m:t xml:space="preserve">RMSE=   </m:t>
        </m:r>
        <m:rad>
          <m:radPr>
            <m:degHide m:val="1"/>
            <m:ctrlPr>
              <w:rPr>
                <w:rFonts w:ascii="Cambria Math" w:hAnsi="Cambria Math"/>
                <w:i/>
                <w:color w:val="000000"/>
                <w:shd w:val="clear" w:color="auto" w:fill="FFFFFF"/>
                <w:lang w:val="en"/>
              </w:rPr>
            </m:ctrlPr>
          </m:radPr>
          <m:deg/>
          <m:e>
            <m:f>
              <m:fPr>
                <m:ctrlPr>
                  <w:rPr>
                    <w:rFonts w:ascii="Cambria Math" w:hAnsi="Cambria Math"/>
                    <w:i/>
                    <w:color w:val="000000"/>
                    <w:shd w:val="clear" w:color="auto" w:fill="FFFFFF"/>
                    <w:lang w:val="en"/>
                  </w:rPr>
                </m:ctrlPr>
              </m:fPr>
              <m:num>
                <m:nary>
                  <m:naryPr>
                    <m:chr m:val="∑"/>
                    <m:limLoc m:val="subSup"/>
                    <m:ctrlPr>
                      <w:rPr>
                        <w:rFonts w:ascii="Cambria Math" w:hAnsi="Cambria Math"/>
                        <w:i/>
                        <w:color w:val="000000"/>
                        <w:shd w:val="clear" w:color="auto" w:fill="FFFFFF"/>
                        <w:lang w:val="en"/>
                      </w:rPr>
                    </m:ctrlPr>
                  </m:naryPr>
                  <m:sub>
                    <m:r>
                      <w:rPr>
                        <w:rFonts w:ascii="Cambria Math" w:hAnsi="Cambria Math"/>
                        <w:color w:val="000000"/>
                        <w:shd w:val="clear" w:color="auto" w:fill="FFFFFF"/>
                        <w:lang w:val="en"/>
                      </w:rPr>
                      <m:t>i=1</m:t>
                    </m:r>
                  </m:sub>
                  <m:sup>
                    <m:r>
                      <w:rPr>
                        <w:rFonts w:ascii="Cambria Math" w:hAnsi="Cambria Math"/>
                        <w:color w:val="000000"/>
                        <w:shd w:val="clear" w:color="auto" w:fill="FFFFFF"/>
                        <w:lang w:val="en"/>
                      </w:rPr>
                      <m:t>N</m:t>
                    </m:r>
                  </m:sup>
                  <m:e>
                    <m:r>
                      <w:rPr>
                        <w:rFonts w:ascii="Cambria Math" w:hAnsi="Cambria Math"/>
                        <w:color w:val="000000"/>
                        <w:shd w:val="clear" w:color="auto" w:fill="FFFFFF"/>
                        <w:lang w:val="en"/>
                      </w:rPr>
                      <m:t>(</m:t>
                    </m:r>
                    <m:sSub>
                      <m:sSubPr>
                        <m:ctrlPr>
                          <w:rPr>
                            <w:rFonts w:ascii="Cambria Math" w:hAnsi="Cambria Math"/>
                            <w:i/>
                            <w:color w:val="000000"/>
                            <w:shd w:val="clear" w:color="auto" w:fill="FFFFFF"/>
                            <w:lang w:val="en"/>
                          </w:rPr>
                        </m:ctrlPr>
                      </m:sSubPr>
                      <m:e>
                        <m:r>
                          <w:rPr>
                            <w:rFonts w:ascii="Cambria Math" w:hAnsi="Cambria Math"/>
                            <w:color w:val="000000"/>
                            <w:shd w:val="clear" w:color="auto" w:fill="FFFFFF"/>
                            <w:lang w:val="en"/>
                          </w:rPr>
                          <m:t>y</m:t>
                        </m:r>
                      </m:e>
                      <m:sub>
                        <m:r>
                          <w:rPr>
                            <w:rFonts w:ascii="Cambria Math" w:hAnsi="Cambria Math"/>
                            <w:color w:val="000000"/>
                            <w:shd w:val="clear" w:color="auto" w:fill="FFFFFF"/>
                            <w:lang w:val="en"/>
                          </w:rPr>
                          <m:t>predict</m:t>
                        </m:r>
                      </m:sub>
                    </m:sSub>
                    <m:r>
                      <w:rPr>
                        <w:rFonts w:ascii="Cambria Math" w:hAnsi="Cambria Math"/>
                        <w:color w:val="000000"/>
                        <w:shd w:val="clear" w:color="auto" w:fill="FFFFFF"/>
                        <w:lang w:val="en"/>
                      </w:rPr>
                      <m:t xml:space="preserve"> - </m:t>
                    </m:r>
                    <m:sSub>
                      <m:sSubPr>
                        <m:ctrlPr>
                          <w:rPr>
                            <w:rFonts w:ascii="Cambria Math" w:hAnsi="Cambria Math"/>
                            <w:i/>
                            <w:color w:val="000000"/>
                            <w:shd w:val="clear" w:color="auto" w:fill="FFFFFF"/>
                            <w:lang w:val="en"/>
                          </w:rPr>
                        </m:ctrlPr>
                      </m:sSubPr>
                      <m:e>
                        <m:r>
                          <w:rPr>
                            <w:rFonts w:ascii="Cambria Math" w:hAnsi="Cambria Math"/>
                            <w:color w:val="000000"/>
                            <w:shd w:val="clear" w:color="auto" w:fill="FFFFFF"/>
                            <w:lang w:val="en"/>
                          </w:rPr>
                          <m:t>y</m:t>
                        </m:r>
                      </m:e>
                      <m:sub>
                        <m:r>
                          <w:rPr>
                            <w:rFonts w:ascii="Cambria Math" w:hAnsi="Cambria Math"/>
                            <w:color w:val="000000"/>
                            <w:shd w:val="clear" w:color="auto" w:fill="FFFFFF"/>
                            <w:lang w:val="en"/>
                          </w:rPr>
                          <m:t>true</m:t>
                        </m:r>
                      </m:sub>
                    </m:sSub>
                    <m:r>
                      <w:rPr>
                        <w:rFonts w:ascii="Cambria Math" w:hAnsi="Cambria Math"/>
                        <w:color w:val="000000"/>
                        <w:shd w:val="clear" w:color="auto" w:fill="FFFFFF"/>
                        <w:lang w:val="en"/>
                      </w:rPr>
                      <m:t>)</m:t>
                    </m:r>
                  </m:e>
                </m:nary>
              </m:num>
              <m:den>
                <m:r>
                  <w:rPr>
                    <w:rFonts w:ascii="Cambria Math" w:hAnsi="Cambria Math"/>
                    <w:color w:val="000000"/>
                    <w:shd w:val="clear" w:color="auto" w:fill="FFFFFF"/>
                    <w:lang w:val="en"/>
                  </w:rPr>
                  <m:t>N</m:t>
                </m:r>
              </m:den>
            </m:f>
          </m:e>
        </m:rad>
        <m:r>
          <w:rPr>
            <w:rFonts w:ascii="Cambria Math" w:hAnsi="Cambria Math"/>
            <w:color w:val="000000"/>
            <w:shd w:val="clear" w:color="auto" w:fill="FFFFFF"/>
            <w:lang w:val="en"/>
          </w:rPr>
          <m:t xml:space="preserve">           </m:t>
        </m:r>
      </m:oMath>
      <w:r w:rsidRPr="003D16DE" w:rsidR="003D16DE">
        <w:rPr>
          <w:color w:val="000000"/>
          <w:shd w:val="clear" w:color="auto" w:fill="FFFFFF"/>
          <w:lang w:val="en"/>
        </w:rPr>
        <w:tab/>
      </w:r>
      <w:r w:rsidRPr="003D16DE" w:rsidR="003D16DE">
        <w:rPr>
          <w:color w:val="000000"/>
          <w:shd w:val="clear" w:color="auto" w:fill="FFFFFF"/>
          <w:lang w:val="en"/>
        </w:rPr>
        <w:tab/>
      </w:r>
      <w:r w:rsidRPr="003D16DE" w:rsidR="003D16DE">
        <w:rPr>
          <w:color w:val="000000"/>
          <w:shd w:val="clear" w:color="auto" w:fill="FFFFFF"/>
          <w:lang w:val="en"/>
        </w:rPr>
        <w:t>(</w:t>
      </w:r>
      <w:r w:rsidR="00613318">
        <w:rPr>
          <w:color w:val="000000"/>
          <w:shd w:val="clear" w:color="auto" w:fill="FFFFFF"/>
          <w:lang w:val="en"/>
        </w:rPr>
        <w:t>3</w:t>
      </w:r>
      <w:r w:rsidRPr="003D16DE" w:rsidR="003D16DE">
        <w:rPr>
          <w:color w:val="000000"/>
          <w:shd w:val="clear" w:color="auto" w:fill="FFFFFF"/>
          <w:lang w:val="en"/>
        </w:rPr>
        <w:t>)</w:t>
      </w:r>
    </w:p>
    <w:p w:rsidRPr="009947ED" w:rsidR="00115090" w:rsidP="00115090" w:rsidRDefault="00115090" w14:paraId="496AE9C4" w14:textId="2C5CB7D8">
      <w:pPr>
        <w:pStyle w:val="Statements"/>
        <w:rPr>
          <w:rStyle w:val="normaltextrun"/>
          <w:color w:val="000000"/>
          <w:shd w:val="clear" w:color="auto" w:fill="FFFFFF"/>
        </w:rPr>
      </w:pPr>
      <w:r w:rsidRPr="00715B03">
        <w:rPr>
          <w:rStyle w:val="normaltextrun"/>
          <w:color w:val="000000"/>
          <w:shd w:val="clear" w:color="auto" w:fill="FFFFFF"/>
        </w:rPr>
        <w:t xml:space="preserve">Pearson correlation coefficient </w:t>
      </w:r>
      <w:r w:rsidRPr="00715B03" w:rsidR="00525D29">
        <w:rPr>
          <w:rStyle w:val="normaltextrun"/>
          <w:color w:val="000000"/>
          <w:shd w:val="clear" w:color="auto" w:fill="FFFFFF"/>
        </w:rPr>
        <w:t>(r)</w:t>
      </w:r>
      <w:r w:rsidRPr="00715B03">
        <w:rPr>
          <w:rStyle w:val="normaltextrun"/>
          <w:color w:val="000000"/>
          <w:shd w:val="clear" w:color="auto" w:fill="FFFFFF"/>
        </w:rPr>
        <w:t xml:space="preserve"> is a measure of linear correlation between two sets of data. It is the ratio between the covariance of two variables and the product of their standard deviations; thus, it is essentially a normalized measurement of the covariance, such that the result always has a value between −1 and 1.</w:t>
      </w:r>
    </w:p>
    <w:p w:rsidR="000D3B54" w:rsidP="000C7CFB" w:rsidRDefault="000026DC" w14:paraId="7C47CC1E" w14:textId="6F9B2AB8">
      <w:pPr>
        <w:jc w:val="right"/>
      </w:pPr>
      <m:oMath>
        <m:r>
          <w:rPr>
            <w:rFonts w:ascii="Cambria Math" w:hAnsi="Cambria Math" w:cs="Times New Roman"/>
            <w:color w:val="000000" w:themeColor="text1"/>
            <w:szCs w:val="18"/>
          </w:rPr>
          <m:t>r=</m:t>
        </m:r>
        <m:f>
          <m:fPr>
            <m:ctrlPr>
              <w:rPr>
                <w:rFonts w:ascii="Cambria Math" w:hAnsi="Cambria Math" w:cs="Times New Roman"/>
                <w:i/>
                <w:color w:val="000000" w:themeColor="text1"/>
                <w:szCs w:val="18"/>
              </w:rPr>
            </m:ctrlPr>
          </m:fPr>
          <m:num>
            <m:nary>
              <m:naryPr>
                <m:chr m:val="∑"/>
                <m:limLoc m:val="undOvr"/>
                <m:subHide m:val="1"/>
                <m:supHide m:val="1"/>
                <m:ctrlPr>
                  <w:rPr>
                    <w:rFonts w:ascii="Cambria Math" w:hAnsi="Cambria Math" w:cs="Times New Roman"/>
                    <w:i/>
                    <w:color w:val="000000" w:themeColor="text1"/>
                    <w:szCs w:val="18"/>
                  </w:rPr>
                </m:ctrlPr>
              </m:naryPr>
              <m:sub/>
              <m:sup/>
              <m:e>
                <m:r>
                  <w:rPr>
                    <w:rFonts w:ascii="Cambria Math" w:hAnsi="Cambria Math" w:cs="Times New Roman"/>
                    <w:color w:val="000000" w:themeColor="text1"/>
                    <w:szCs w:val="18"/>
                  </w:rPr>
                  <m:t>(x-</m:t>
                </m:r>
                <m:sSub>
                  <m:sSubPr>
                    <m:ctrlPr>
                      <w:rPr>
                        <w:rFonts w:ascii="Cambria Math" w:hAnsi="Cambria Math" w:cs="Times New Roman"/>
                        <w:i/>
                        <w:color w:val="000000" w:themeColor="text1"/>
                        <w:szCs w:val="18"/>
                      </w:rPr>
                    </m:ctrlPr>
                  </m:sSubPr>
                  <m:e>
                    <m:r>
                      <w:rPr>
                        <w:rFonts w:ascii="Cambria Math" w:hAnsi="Cambria Math" w:cs="Times New Roman"/>
                        <w:color w:val="000000" w:themeColor="text1"/>
                        <w:szCs w:val="18"/>
                      </w:rPr>
                      <m:t>m</m:t>
                    </m:r>
                  </m:e>
                  <m:sub>
                    <m:r>
                      <w:rPr>
                        <w:rFonts w:ascii="Cambria Math" w:hAnsi="Cambria Math" w:cs="Times New Roman"/>
                        <w:color w:val="000000" w:themeColor="text1"/>
                        <w:szCs w:val="18"/>
                      </w:rPr>
                      <m:t>x</m:t>
                    </m:r>
                  </m:sub>
                </m:sSub>
                <m:r>
                  <w:rPr>
                    <w:rFonts w:ascii="Cambria Math" w:hAnsi="Cambria Math" w:cs="Times New Roman"/>
                    <w:color w:val="000000" w:themeColor="text1"/>
                    <w:szCs w:val="18"/>
                  </w:rPr>
                  <m:t>)(</m:t>
                </m:r>
              </m:e>
            </m:nary>
            <m:r>
              <w:rPr>
                <w:rFonts w:ascii="Cambria Math" w:hAnsi="Cambria Math" w:cs="Times New Roman"/>
                <w:color w:val="000000" w:themeColor="text1"/>
                <w:szCs w:val="18"/>
              </w:rPr>
              <m:t>y-</m:t>
            </m:r>
            <m:sSub>
              <m:sSubPr>
                <m:ctrlPr>
                  <w:rPr>
                    <w:rFonts w:ascii="Cambria Math" w:hAnsi="Cambria Math" w:cs="Times New Roman"/>
                    <w:i/>
                    <w:color w:val="000000" w:themeColor="text1"/>
                    <w:szCs w:val="18"/>
                  </w:rPr>
                </m:ctrlPr>
              </m:sSubPr>
              <m:e>
                <m:r>
                  <w:rPr>
                    <w:rFonts w:ascii="Cambria Math" w:hAnsi="Cambria Math" w:cs="Times New Roman"/>
                    <w:color w:val="000000" w:themeColor="text1"/>
                    <w:szCs w:val="18"/>
                  </w:rPr>
                  <m:t>m</m:t>
                </m:r>
              </m:e>
              <m:sub>
                <m:r>
                  <w:rPr>
                    <w:rFonts w:ascii="Cambria Math" w:hAnsi="Cambria Math" w:cs="Times New Roman"/>
                    <w:color w:val="000000" w:themeColor="text1"/>
                    <w:szCs w:val="18"/>
                  </w:rPr>
                  <m:t>y</m:t>
                </m:r>
              </m:sub>
            </m:sSub>
            <m:r>
              <w:rPr>
                <w:rFonts w:ascii="Cambria Math" w:hAnsi="Cambria Math" w:cs="Times New Roman"/>
                <w:color w:val="000000" w:themeColor="text1"/>
                <w:szCs w:val="18"/>
              </w:rPr>
              <m:t>)</m:t>
            </m:r>
          </m:num>
          <m:den>
            <m:rad>
              <m:radPr>
                <m:degHide m:val="1"/>
                <m:ctrlPr>
                  <w:rPr>
                    <w:rFonts w:ascii="Cambria Math" w:hAnsi="Cambria Math" w:cs="Times New Roman"/>
                    <w:i/>
                    <w:color w:val="000000" w:themeColor="text1"/>
                    <w:szCs w:val="18"/>
                  </w:rPr>
                </m:ctrlPr>
              </m:radPr>
              <m:deg/>
              <m:e>
                <m:nary>
                  <m:naryPr>
                    <m:chr m:val="∑"/>
                    <m:limLoc m:val="undOvr"/>
                    <m:subHide m:val="1"/>
                    <m:supHide m:val="1"/>
                    <m:ctrlPr>
                      <w:rPr>
                        <w:rFonts w:ascii="Cambria Math" w:hAnsi="Cambria Math" w:cs="Times New Roman"/>
                        <w:i/>
                        <w:color w:val="000000" w:themeColor="text1"/>
                        <w:szCs w:val="18"/>
                      </w:rPr>
                    </m:ctrlPr>
                  </m:naryPr>
                  <m:sub/>
                  <m:sup/>
                  <m:e>
                    <m:r>
                      <w:rPr>
                        <w:rFonts w:ascii="Cambria Math" w:hAnsi="Cambria Math" w:cs="Times New Roman"/>
                        <w:color w:val="000000" w:themeColor="text1"/>
                        <w:szCs w:val="18"/>
                      </w:rPr>
                      <m:t>(</m:t>
                    </m:r>
                    <m:sSup>
                      <m:sSupPr>
                        <m:ctrlPr>
                          <w:rPr>
                            <w:rFonts w:ascii="Cambria Math" w:hAnsi="Cambria Math" w:cs="Times New Roman"/>
                            <w:i/>
                            <w:color w:val="000000" w:themeColor="text1"/>
                            <w:szCs w:val="18"/>
                          </w:rPr>
                        </m:ctrlPr>
                      </m:sSupPr>
                      <m:e>
                        <m:r>
                          <w:rPr>
                            <w:rFonts w:ascii="Cambria Math" w:hAnsi="Cambria Math" w:cs="Times New Roman"/>
                            <w:color w:val="000000" w:themeColor="text1"/>
                            <w:szCs w:val="18"/>
                          </w:rPr>
                          <m:t>x-</m:t>
                        </m:r>
                        <m:sSub>
                          <m:sSubPr>
                            <m:ctrlPr>
                              <w:rPr>
                                <w:rFonts w:ascii="Cambria Math" w:hAnsi="Cambria Math" w:cs="Times New Roman"/>
                                <w:i/>
                                <w:color w:val="000000" w:themeColor="text1"/>
                                <w:szCs w:val="18"/>
                              </w:rPr>
                            </m:ctrlPr>
                          </m:sSubPr>
                          <m:e>
                            <m:r>
                              <w:rPr>
                                <w:rFonts w:ascii="Cambria Math" w:hAnsi="Cambria Math" w:cs="Times New Roman"/>
                                <w:color w:val="000000" w:themeColor="text1"/>
                                <w:szCs w:val="18"/>
                              </w:rPr>
                              <m:t>m</m:t>
                            </m:r>
                          </m:e>
                          <m:sub>
                            <m:r>
                              <w:rPr>
                                <w:rFonts w:ascii="Cambria Math" w:hAnsi="Cambria Math" w:cs="Times New Roman"/>
                                <w:color w:val="000000" w:themeColor="text1"/>
                                <w:szCs w:val="18"/>
                              </w:rPr>
                              <m:t>x</m:t>
                            </m:r>
                          </m:sub>
                        </m:sSub>
                        <m:r>
                          <w:rPr>
                            <w:rFonts w:ascii="Cambria Math" w:hAnsi="Cambria Math" w:cs="Times New Roman"/>
                            <w:color w:val="000000" w:themeColor="text1"/>
                            <w:szCs w:val="18"/>
                          </w:rPr>
                          <m:t>)</m:t>
                        </m:r>
                      </m:e>
                      <m:sup>
                        <m:r>
                          <w:rPr>
                            <w:rFonts w:ascii="Cambria Math" w:hAnsi="Cambria Math" w:cs="Times New Roman"/>
                            <w:color w:val="000000" w:themeColor="text1"/>
                            <w:szCs w:val="18"/>
                          </w:rPr>
                          <m:t>2</m:t>
                        </m:r>
                      </m:sup>
                    </m:sSup>
                    <m:r>
                      <w:rPr>
                        <w:rFonts w:ascii="Cambria Math" w:hAnsi="Cambria Math" w:cs="Times New Roman"/>
                        <w:color w:val="000000" w:themeColor="text1"/>
                        <w:szCs w:val="18"/>
                      </w:rPr>
                      <m:t xml:space="preserve">  </m:t>
                    </m:r>
                  </m:e>
                </m:nary>
                <m:nary>
                  <m:naryPr>
                    <m:chr m:val="∑"/>
                    <m:limLoc m:val="undOvr"/>
                    <m:subHide m:val="1"/>
                    <m:supHide m:val="1"/>
                    <m:ctrlPr>
                      <w:rPr>
                        <w:rFonts w:ascii="Cambria Math" w:hAnsi="Cambria Math" w:cs="Times New Roman"/>
                        <w:i/>
                        <w:color w:val="000000" w:themeColor="text1"/>
                        <w:szCs w:val="18"/>
                      </w:rPr>
                    </m:ctrlPr>
                  </m:naryPr>
                  <m:sub/>
                  <m:sup/>
                  <m:e>
                    <m:sSup>
                      <m:sSupPr>
                        <m:ctrlPr>
                          <w:rPr>
                            <w:rFonts w:ascii="Cambria Math" w:hAnsi="Cambria Math" w:cs="Times New Roman"/>
                            <w:i/>
                            <w:color w:val="000000" w:themeColor="text1"/>
                            <w:szCs w:val="18"/>
                          </w:rPr>
                        </m:ctrlPr>
                      </m:sSupPr>
                      <m:e>
                        <m:r>
                          <w:rPr>
                            <w:rFonts w:ascii="Cambria Math" w:hAnsi="Cambria Math" w:cs="Times New Roman"/>
                            <w:color w:val="000000" w:themeColor="text1"/>
                            <w:szCs w:val="18"/>
                          </w:rPr>
                          <m:t>(y-</m:t>
                        </m:r>
                        <m:sSub>
                          <m:sSubPr>
                            <m:ctrlPr>
                              <w:rPr>
                                <w:rFonts w:ascii="Cambria Math" w:hAnsi="Cambria Math" w:cs="Times New Roman"/>
                                <w:i/>
                                <w:color w:val="000000" w:themeColor="text1"/>
                                <w:szCs w:val="18"/>
                              </w:rPr>
                            </m:ctrlPr>
                          </m:sSubPr>
                          <m:e>
                            <m:r>
                              <w:rPr>
                                <w:rFonts w:ascii="Cambria Math" w:hAnsi="Cambria Math" w:cs="Times New Roman"/>
                                <w:color w:val="000000" w:themeColor="text1"/>
                                <w:szCs w:val="18"/>
                              </w:rPr>
                              <m:t>m</m:t>
                            </m:r>
                          </m:e>
                          <m:sub>
                            <m:r>
                              <w:rPr>
                                <w:rFonts w:ascii="Cambria Math" w:hAnsi="Cambria Math" w:cs="Times New Roman"/>
                                <w:color w:val="000000" w:themeColor="text1"/>
                                <w:szCs w:val="18"/>
                              </w:rPr>
                              <m:t>y</m:t>
                            </m:r>
                          </m:sub>
                        </m:sSub>
                        <m:r>
                          <w:rPr>
                            <w:rFonts w:ascii="Cambria Math" w:hAnsi="Cambria Math" w:cs="Times New Roman"/>
                            <w:color w:val="000000" w:themeColor="text1"/>
                            <w:szCs w:val="18"/>
                          </w:rPr>
                          <m:t>)</m:t>
                        </m:r>
                      </m:e>
                      <m:sup>
                        <m:r>
                          <w:rPr>
                            <w:rFonts w:ascii="Cambria Math" w:hAnsi="Cambria Math" w:cs="Times New Roman"/>
                            <w:color w:val="000000" w:themeColor="text1"/>
                            <w:szCs w:val="18"/>
                          </w:rPr>
                          <m:t>2</m:t>
                        </m:r>
                      </m:sup>
                    </m:sSup>
                  </m:e>
                </m:nary>
                <m:r>
                  <w:rPr>
                    <w:rFonts w:ascii="Cambria Math" w:hAnsi="Cambria Math" w:cs="Times New Roman"/>
                    <w:color w:val="000000" w:themeColor="text1"/>
                    <w:szCs w:val="18"/>
                  </w:rPr>
                  <m:t xml:space="preserve"> </m:t>
                </m:r>
              </m:e>
            </m:rad>
          </m:den>
        </m:f>
        <m:r>
          <w:rPr>
            <w:rFonts w:ascii="Cambria Math" w:hAnsi="Cambria Math" w:cs="Times New Roman"/>
            <w:color w:val="000000" w:themeColor="text1"/>
            <w:szCs w:val="18"/>
          </w:rPr>
          <m:t xml:space="preserve">  </m:t>
        </m:r>
        <m:r>
          <w:rPr>
            <w:rFonts w:ascii="Cambria Math" w:hAnsi="Cambria Math"/>
            <w:szCs w:val="18"/>
          </w:rPr>
          <m:t xml:space="preserve">                 </m:t>
        </m:r>
      </m:oMath>
      <w:r w:rsidR="00613318">
        <w:rPr>
          <w:rFonts w:eastAsiaTheme="minorEastAsia"/>
        </w:rPr>
        <w:tab/>
      </w:r>
      <w:r w:rsidR="000D3B54">
        <w:t>(</w:t>
      </w:r>
      <w:r w:rsidR="00613318">
        <w:t>4</w:t>
      </w:r>
      <w:r w:rsidR="000D3B54">
        <w:t>)</w:t>
      </w:r>
    </w:p>
    <w:p w:rsidR="00431D31" w:rsidP="00EB1060" w:rsidRDefault="00E203D2" w14:paraId="55400D64" w14:textId="4FAD6CFC">
      <w:pPr>
        <w:pStyle w:val="Statements"/>
        <w:ind w:firstLine="0"/>
        <w:rPr>
          <w:rFonts w:eastAsiaTheme="minorEastAsia"/>
          <w:color w:val="000000" w:themeColor="text1"/>
          <w:szCs w:val="18"/>
        </w:rPr>
      </w:pPr>
      <w:r>
        <w:rPr>
          <w:color w:val="000000"/>
          <w:shd w:val="clear" w:color="auto" w:fill="FFFFFF"/>
          <w:lang w:val="en"/>
        </w:rPr>
        <w:t>w</w:t>
      </w:r>
      <w:r w:rsidR="00431D31">
        <w:rPr>
          <w:color w:val="000000"/>
          <w:shd w:val="clear" w:color="auto" w:fill="FFFFFF"/>
          <w:lang w:val="en"/>
        </w:rPr>
        <w:t xml:space="preserve">here </w:t>
      </w:r>
      <w:r w:rsidR="00DB574E">
        <w:rPr>
          <w:color w:val="000000"/>
          <w:shd w:val="clear" w:color="auto" w:fill="FFFFFF"/>
          <w:lang w:val="en"/>
        </w:rPr>
        <w:t xml:space="preserve"> </w:t>
      </w:r>
      <m:oMath>
        <m:sSub>
          <m:sSubPr>
            <m:ctrlPr>
              <w:rPr>
                <w:rFonts w:ascii="Cambria Math" w:hAnsi="Cambria Math" w:cs="Times New Roman"/>
                <w:i/>
                <w:color w:val="000000" w:themeColor="text1"/>
                <w:szCs w:val="18"/>
              </w:rPr>
            </m:ctrlPr>
          </m:sSubPr>
          <m:e>
            <m:r>
              <w:rPr>
                <w:rFonts w:ascii="Cambria Math" w:hAnsi="Cambria Math" w:cs="Times New Roman"/>
                <w:color w:val="000000" w:themeColor="text1"/>
                <w:szCs w:val="18"/>
              </w:rPr>
              <m:t>m</m:t>
            </m:r>
          </m:e>
          <m:sub>
            <m:r>
              <w:rPr>
                <w:rFonts w:ascii="Cambria Math" w:hAnsi="Cambria Math" w:cs="Times New Roman"/>
                <w:color w:val="000000" w:themeColor="text1"/>
                <w:szCs w:val="18"/>
              </w:rPr>
              <m:t>x</m:t>
            </m:r>
          </m:sub>
        </m:sSub>
      </m:oMath>
      <w:r w:rsidR="000272CE">
        <w:rPr>
          <w:rFonts w:eastAsiaTheme="minorEastAsia"/>
          <w:color w:val="000000" w:themeColor="text1"/>
          <w:szCs w:val="18"/>
        </w:rPr>
        <w:t xml:space="preserve"> </w:t>
      </w:r>
      <w:r w:rsidR="003110EF">
        <w:rPr>
          <w:rFonts w:eastAsiaTheme="minorEastAsia"/>
          <w:color w:val="000000" w:themeColor="text1"/>
          <w:szCs w:val="18"/>
        </w:rPr>
        <w:t xml:space="preserve">and </w:t>
      </w:r>
      <m:oMath>
        <m:sSub>
          <m:sSubPr>
            <m:ctrlPr>
              <w:rPr>
                <w:rFonts w:ascii="Cambria Math" w:hAnsi="Cambria Math" w:cs="Times New Roman"/>
                <w:i/>
                <w:color w:val="000000" w:themeColor="text1"/>
                <w:szCs w:val="18"/>
              </w:rPr>
            </m:ctrlPr>
          </m:sSubPr>
          <m:e>
            <m:r>
              <w:rPr>
                <w:rFonts w:ascii="Cambria Math" w:hAnsi="Cambria Math" w:cs="Times New Roman"/>
                <w:color w:val="000000" w:themeColor="text1"/>
                <w:szCs w:val="18"/>
              </w:rPr>
              <m:t>m</m:t>
            </m:r>
          </m:e>
          <m:sub>
            <m:r>
              <w:rPr>
                <w:rFonts w:ascii="Cambria Math" w:hAnsi="Cambria Math" w:cs="Times New Roman"/>
                <w:color w:val="000000" w:themeColor="text1"/>
                <w:szCs w:val="18"/>
              </w:rPr>
              <m:t>y</m:t>
            </m:r>
          </m:sub>
        </m:sSub>
      </m:oMath>
      <w:r w:rsidR="003110EF">
        <w:rPr>
          <w:rFonts w:eastAsiaTheme="minorEastAsia"/>
          <w:color w:val="000000" w:themeColor="text1"/>
          <w:szCs w:val="18"/>
        </w:rPr>
        <w:t xml:space="preserve"> are</w:t>
      </w:r>
      <w:r w:rsidR="000272CE">
        <w:rPr>
          <w:rFonts w:eastAsiaTheme="minorEastAsia"/>
          <w:color w:val="000000" w:themeColor="text1"/>
          <w:szCs w:val="18"/>
        </w:rPr>
        <w:t xml:space="preserve"> the mean of the vector x and vector y</w:t>
      </w:r>
      <w:r w:rsidR="003110EF">
        <w:rPr>
          <w:rFonts w:eastAsiaTheme="minorEastAsia"/>
          <w:color w:val="000000" w:themeColor="text1"/>
          <w:szCs w:val="18"/>
        </w:rPr>
        <w:t>, respectively</w:t>
      </w:r>
      <w:r w:rsidR="000272CE">
        <w:rPr>
          <w:rFonts w:eastAsiaTheme="minorEastAsia"/>
          <w:color w:val="000000" w:themeColor="text1"/>
          <w:szCs w:val="18"/>
        </w:rPr>
        <w:t xml:space="preserve">. </w:t>
      </w:r>
    </w:p>
    <w:p w:rsidR="000D3B54" w:rsidP="00C43F8F" w:rsidRDefault="00C43F8F" w14:paraId="4F8F67BE" w14:textId="259581DD">
      <w:pPr>
        <w:pStyle w:val="Head1"/>
        <w:spacing w:before="380"/>
      </w:pPr>
      <w:r>
        <w:rPr>
          <w14:ligatures w14:val="standard"/>
        </w:rPr>
        <w:t>3</w:t>
      </w:r>
      <w:r>
        <w:rPr>
          <w14:ligatures w14:val="standard"/>
        </w:rPr>
        <w:tab/>
      </w:r>
      <w:r w:rsidRPr="00C43F8F" w:rsidR="000D3B54">
        <w:rPr>
          <w14:ligatures w14:val="standard"/>
        </w:rPr>
        <w:t>Proposal</w:t>
      </w:r>
    </w:p>
    <w:p w:rsidR="00EA35A1" w:rsidP="000D3B54" w:rsidRDefault="00EA35A1" w14:paraId="3DBD7502" w14:textId="77777777">
      <w:pPr>
        <w:pStyle w:val="Para"/>
        <w:ind w:firstLine="0"/>
        <w:jc w:val="both"/>
        <w:rPr>
          <w:rStyle w:val="normaltextrun"/>
          <w:color w:val="000000"/>
          <w:shd w:val="clear" w:color="auto" w:fill="FFFFFF"/>
          <w:lang w:val="en"/>
        </w:rPr>
      </w:pPr>
    </w:p>
    <w:p w:rsidRPr="008E7AB7" w:rsidR="00EA35A1" w:rsidP="008E7AB7" w:rsidRDefault="000D3B54" w14:paraId="062AFD4D" w14:textId="51A1E619">
      <w:pPr>
        <w:pStyle w:val="BodyText"/>
        <w:shd w:val="clear" w:color="auto" w:fill="FFFFFF" w:themeFill="background1"/>
        <w:rPr>
          <w:color w:val="000000"/>
          <w:shd w:val="clear" w:color="auto" w:fill="FFFFFF"/>
        </w:rPr>
      </w:pPr>
      <w:r w:rsidRPr="00A11417">
        <w:rPr>
          <w:rStyle w:val="normaltextrun"/>
          <w:color w:val="000000"/>
          <w:shd w:val="clear" w:color="auto" w:fill="FFFFFF"/>
          <w:lang w:val="en"/>
        </w:rPr>
        <w:t xml:space="preserve">Our proposal consists of training proposal models, 3D visualization front-end and back-end.  The front-end is a web application from using Flask framework with python environment and implementing 3Dmol.js </w:t>
      </w:r>
      <w:r w:rsidR="002B6DBD">
        <w:rPr>
          <w:rStyle w:val="normaltextrun"/>
          <w:color w:val="000000"/>
          <w:shd w:val="clear" w:color="auto" w:fill="FFFFFF"/>
          <w:lang w:val="en"/>
        </w:rPr>
        <w:t>from py3dmol</w:t>
      </w:r>
      <w:r w:rsidRPr="00A11417">
        <w:rPr>
          <w:rStyle w:val="normaltextrun"/>
          <w:color w:val="000000"/>
          <w:shd w:val="clear" w:color="auto" w:fill="FFFFFF"/>
          <w:lang w:val="en"/>
        </w:rPr>
        <w:t xml:space="preserve"> and other tools to visual 3D molecule with </w:t>
      </w:r>
      <w:r w:rsidR="009A0DFA">
        <w:rPr>
          <w:rStyle w:val="normaltextrun"/>
          <w:color w:val="000000"/>
          <w:shd w:val="clear" w:color="auto" w:fill="FFFFFF"/>
          <w:lang w:val="en"/>
        </w:rPr>
        <w:t>H2L</w:t>
      </w:r>
      <w:r w:rsidRPr="00A11417">
        <w:rPr>
          <w:rStyle w:val="normaltextrun"/>
          <w:color w:val="000000"/>
          <w:shd w:val="clear" w:color="auto" w:fill="FFFFFF"/>
          <w:lang w:val="en"/>
        </w:rPr>
        <w:t xml:space="preserve"> predictions. The evaluation is completed by utilizing pre-trained proposal models running through preprocessed dataset </w:t>
      </w:r>
      <w:r w:rsidRPr="00A11417" w:rsidR="00EA35A1">
        <w:rPr>
          <w:rStyle w:val="normaltextrun"/>
          <w:color w:val="000000"/>
          <w:shd w:val="clear" w:color="auto" w:fill="FFFFFF"/>
          <w:lang w:val="en"/>
        </w:rPr>
        <w:t>extracted from RDKit tool [4].</w:t>
      </w:r>
      <w:r w:rsidRPr="00A11417" w:rsidR="00EA35A1">
        <w:rPr>
          <w:rStyle w:val="eop"/>
          <w:color w:val="000000"/>
          <w:shd w:val="clear" w:color="auto" w:fill="FFFFFF"/>
        </w:rPr>
        <w:t> </w:t>
      </w:r>
    </w:p>
    <w:p w:rsidR="00EA35A1" w:rsidP="00213F5A" w:rsidRDefault="00213F5A" w14:paraId="631C601A" w14:textId="5CBCBCA3">
      <w:pPr>
        <w:pStyle w:val="Head2"/>
      </w:pPr>
      <w:r>
        <w:t xml:space="preserve">3.1 </w:t>
      </w:r>
      <w:r>
        <w:tab/>
      </w:r>
      <w:r w:rsidR="00EA35A1">
        <w:t>Preprocessing</w:t>
      </w:r>
    </w:p>
    <w:p w:rsidR="00EA35A1" w:rsidP="00EA35A1" w:rsidRDefault="00EA35A1" w14:paraId="529FC01A" w14:textId="042D5F34">
      <w:pPr>
        <w:pStyle w:val="BodyText"/>
        <w:shd w:val="clear" w:color="auto" w:fill="FFFFFF" w:themeFill="background1"/>
        <w:rPr>
          <w:rStyle w:val="normaltextrun"/>
          <w:shd w:val="clear" w:color="auto" w:fill="FFFFFF"/>
          <w:lang w:val="en"/>
        </w:rPr>
      </w:pPr>
      <w:r w:rsidRPr="00A11417">
        <w:rPr>
          <w:rStyle w:val="normaltextrun"/>
          <w:color w:val="000000"/>
          <w:shd w:val="clear" w:color="auto" w:fill="FFFFFF"/>
          <w:lang w:val="en"/>
        </w:rPr>
        <w:t xml:space="preserve">Our dataset is originally taken from RCSB Protein Data Bank (1) and PDBbind (2) which contain thousands of protein-ligand complexes, up to 16000. The raw data goes through its first preprocessing through [2]. By manually analyzing every single molecule from the 16000 </w:t>
      </w:r>
      <w:r w:rsidR="00940540">
        <w:rPr>
          <w:rStyle w:val="normaltextrun"/>
          <w:color w:val="000000"/>
          <w:shd w:val="clear" w:color="auto" w:fill="FFFFFF"/>
          <w:lang w:val="en"/>
        </w:rPr>
        <w:t>data</w:t>
      </w:r>
      <w:r w:rsidRPr="00A11417">
        <w:rPr>
          <w:rStyle w:val="normaltextrun"/>
          <w:color w:val="000000"/>
          <w:shd w:val="clear" w:color="auto" w:fill="FFFFFF"/>
          <w:lang w:val="en"/>
        </w:rPr>
        <w:t xml:space="preserve"> using AutoDock Vina and PMV [3] to provide csv files containing the name of the models, the BA score and hit/no hit status of each molecule shown in Figure </w:t>
      </w:r>
      <w:r w:rsidR="00083FE2">
        <w:rPr>
          <w:rStyle w:val="normaltextrun"/>
          <w:color w:val="000000"/>
          <w:shd w:val="clear" w:color="auto" w:fill="FFFFFF"/>
          <w:lang w:val="en"/>
        </w:rPr>
        <w:t>5</w:t>
      </w:r>
      <w:r w:rsidRPr="00A11417">
        <w:rPr>
          <w:rStyle w:val="normaltextrun"/>
          <w:color w:val="000000"/>
          <w:shd w:val="clear" w:color="auto" w:fill="FFFFFF"/>
          <w:lang w:val="en"/>
        </w:rPr>
        <w:t>. </w:t>
      </w:r>
      <w:r w:rsidRPr="00A11417">
        <w:rPr>
          <w:rStyle w:val="normaltextrun"/>
          <w:shd w:val="clear" w:color="auto" w:fill="FFFFFF"/>
          <w:lang w:val="en"/>
        </w:rPr>
        <w:t> </w:t>
      </w:r>
    </w:p>
    <w:p w:rsidRPr="00A11417" w:rsidR="00EA35A1" w:rsidP="00EA35A1" w:rsidRDefault="00EA35A1" w14:paraId="55998C8C" w14:textId="77777777">
      <w:pPr>
        <w:pStyle w:val="paragraph"/>
        <w:spacing w:before="0" w:beforeAutospacing="0" w:after="0" w:afterAutospacing="0"/>
        <w:jc w:val="center"/>
        <w:textAlignment w:val="baseline"/>
        <w:rPr>
          <w:rFonts w:ascii="Segoe UI" w:hAnsi="Segoe UI" w:cs="Segoe UI"/>
          <w:sz w:val="18"/>
          <w:szCs w:val="18"/>
        </w:rPr>
      </w:pPr>
      <w:r w:rsidRPr="00A11417">
        <w:rPr>
          <w:rFonts w:eastAsia="SimSun"/>
          <w:noProof/>
          <w:spacing w:val="-1"/>
          <w:sz w:val="20"/>
          <w:szCs w:val="20"/>
          <w:lang w:eastAsia="x-none"/>
        </w:rPr>
        <w:drawing>
          <wp:inline distT="0" distB="0" distL="0" distR="0" wp14:anchorId="25A151AD" wp14:editId="38C71D6F">
            <wp:extent cx="2998363" cy="1911985"/>
            <wp:effectExtent l="0" t="0" r="0" b="0"/>
            <wp:docPr id="847134815" name="Picture 847134815" descr="A picture containing text, number,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text, number, screenshot, fon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37541" cy="1936968"/>
                    </a:xfrm>
                    <a:prstGeom prst="rect">
                      <a:avLst/>
                    </a:prstGeom>
                    <a:noFill/>
                    <a:ln>
                      <a:noFill/>
                    </a:ln>
                  </pic:spPr>
                </pic:pic>
              </a:graphicData>
            </a:graphic>
          </wp:inline>
        </w:drawing>
      </w:r>
      <w:r w:rsidRPr="00A11417">
        <w:rPr>
          <w:rStyle w:val="eop"/>
          <w:rFonts w:ascii="Arial" w:hAnsi="Arial" w:cs="Arial"/>
          <w:sz w:val="22"/>
          <w:szCs w:val="22"/>
        </w:rPr>
        <w:t> </w:t>
      </w:r>
    </w:p>
    <w:p w:rsidRPr="00213F5A" w:rsidR="00EA35A1" w:rsidP="00213F5A" w:rsidRDefault="00EA35A1" w14:paraId="7EB1AE4C" w14:textId="3C0A33CD">
      <w:pPr>
        <w:pStyle w:val="FigureCaption"/>
      </w:pPr>
      <w:r w:rsidRPr="00213F5A">
        <w:t>Fig</w:t>
      </w:r>
      <w:r w:rsidR="00213F5A">
        <w:t xml:space="preserve">ure </w:t>
      </w:r>
      <w:r w:rsidR="00083FE2">
        <w:t>5</w:t>
      </w:r>
      <w:r w:rsidR="00213F5A">
        <w:t>:</w:t>
      </w:r>
      <w:r w:rsidRPr="00213F5A">
        <w:t xml:space="preserve"> Original Labels for HFMD</w:t>
      </w:r>
    </w:p>
    <w:p w:rsidRPr="00A11417" w:rsidR="00EA35A1" w:rsidP="00EA35A1" w:rsidRDefault="00EA35A1" w14:paraId="017898D7" w14:textId="77777777">
      <w:pPr>
        <w:pStyle w:val="paragraph"/>
        <w:spacing w:before="0" w:beforeAutospacing="0" w:after="0" w:afterAutospacing="0"/>
        <w:jc w:val="center"/>
        <w:textAlignment w:val="baseline"/>
        <w:rPr>
          <w:rFonts w:ascii="Segoe UI" w:hAnsi="Segoe UI" w:cs="Segoe UI"/>
          <w:sz w:val="18"/>
          <w:szCs w:val="18"/>
        </w:rPr>
      </w:pPr>
      <w:r w:rsidRPr="00A11417">
        <w:rPr>
          <w:rStyle w:val="normaltextrun"/>
          <w:rFonts w:eastAsia="SimSun"/>
          <w:noProof/>
          <w:color w:val="000000"/>
          <w:spacing w:val="-1"/>
          <w:sz w:val="20"/>
          <w:szCs w:val="20"/>
          <w:shd w:val="clear" w:color="auto" w:fill="FFFFFF"/>
          <w:lang w:val="en" w:eastAsia="x-none"/>
        </w:rPr>
        <w:drawing>
          <wp:inline distT="0" distB="0" distL="0" distR="0" wp14:anchorId="49C0FF05" wp14:editId="5A126553">
            <wp:extent cx="2994025" cy="1662289"/>
            <wp:effectExtent l="0" t="0" r="0" b="0"/>
            <wp:docPr id="900303502" name="Picture 90030350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omputer&#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9017" cy="1670612"/>
                    </a:xfrm>
                    <a:prstGeom prst="rect">
                      <a:avLst/>
                    </a:prstGeom>
                    <a:noFill/>
                    <a:ln>
                      <a:noFill/>
                    </a:ln>
                  </pic:spPr>
                </pic:pic>
              </a:graphicData>
            </a:graphic>
          </wp:inline>
        </w:drawing>
      </w:r>
      <w:r w:rsidRPr="00A11417">
        <w:rPr>
          <w:rStyle w:val="eop"/>
          <w:rFonts w:ascii="Arial" w:hAnsi="Arial" w:cs="Arial"/>
          <w:sz w:val="22"/>
          <w:szCs w:val="22"/>
        </w:rPr>
        <w:t> </w:t>
      </w:r>
    </w:p>
    <w:p w:rsidRPr="00213F5A" w:rsidR="00EA35A1" w:rsidP="00213F5A" w:rsidRDefault="00EA35A1" w14:paraId="0A8C3412" w14:textId="15A6F088">
      <w:pPr>
        <w:pStyle w:val="FigureCaption"/>
      </w:pPr>
      <w:r w:rsidRPr="00213F5A">
        <w:t>Fig</w:t>
      </w:r>
      <w:r w:rsidR="00213F5A">
        <w:t xml:space="preserve">ure </w:t>
      </w:r>
      <w:r w:rsidR="00AF4C7C">
        <w:t>6</w:t>
      </w:r>
      <w:r w:rsidR="00213F5A">
        <w:t>:</w:t>
      </w:r>
      <w:r w:rsidRPr="00213F5A">
        <w:t xml:space="preserve"> NN Model Prediction for HFMD</w:t>
      </w:r>
    </w:p>
    <w:p w:rsidR="00911635" w:rsidP="00213F5A" w:rsidRDefault="00EA35A1" w14:paraId="32F7B873" w14:textId="2E7BC321">
      <w:pPr>
        <w:pStyle w:val="Statements"/>
        <w:rPr>
          <w:lang w:eastAsia="ja-JP"/>
          <w14:ligatures w14:val="standard"/>
        </w:rPr>
      </w:pPr>
      <w:r w:rsidRPr="00A11417">
        <w:rPr>
          <w:rStyle w:val="normaltextrun"/>
          <w:color w:val="000000"/>
          <w:shd w:val="clear" w:color="auto" w:fill="FFFFFF"/>
          <w:lang w:val="en"/>
        </w:rPr>
        <w:t xml:space="preserve">Figure </w:t>
      </w:r>
      <w:r w:rsidR="00AF4C7C">
        <w:rPr>
          <w:rStyle w:val="normaltextrun"/>
          <w:color w:val="000000"/>
          <w:shd w:val="clear" w:color="auto" w:fill="FFFFFF"/>
          <w:lang w:val="en"/>
        </w:rPr>
        <w:t>6</w:t>
      </w:r>
      <w:r w:rsidRPr="00A11417">
        <w:rPr>
          <w:rStyle w:val="normaltextrun"/>
          <w:color w:val="000000"/>
          <w:shd w:val="clear" w:color="auto" w:fill="FFFFFF"/>
          <w:lang w:val="en"/>
        </w:rPr>
        <w:t xml:space="preserve"> shows these two attributes, namely BA and Hit/No_hit, are used for training our proposal neural network model to produce the predictions on the very same attributes. During our validation and testing phase, the models take in the datasets to export the csv files like below, while the remaining attributes are used for matching the data. </w:t>
      </w:r>
      <w:r w:rsidRPr="00A11417">
        <w:rPr>
          <w:rStyle w:val="normaltextrun"/>
          <w:shd w:val="clear" w:color="auto" w:fill="FFFFFF"/>
          <w:lang w:val="en"/>
        </w:rPr>
        <w:t> </w:t>
      </w:r>
      <w:r w:rsidR="00213F5A">
        <w:rPr>
          <w:rStyle w:val="normaltextrun"/>
          <w:color w:val="000000"/>
          <w:shd w:val="clear" w:color="auto" w:fill="FFFFFF"/>
          <w:lang w:val="en"/>
        </w:rPr>
        <w:t xml:space="preserve"> </w:t>
      </w:r>
    </w:p>
    <w:p w:rsidR="00D70F33" w:rsidP="00631A48" w:rsidRDefault="00631A48" w14:paraId="66CF5766" w14:textId="04B21E33">
      <w:pPr>
        <w:pStyle w:val="Head2"/>
      </w:pPr>
      <w:r>
        <w:t xml:space="preserve">3.2 </w:t>
      </w:r>
      <w:r>
        <w:tab/>
      </w:r>
      <w:r w:rsidR="008369D8">
        <w:t>Top 10%</w:t>
      </w:r>
      <w:r w:rsidR="00197FD1">
        <w:t xml:space="preserve"> Leading</w:t>
      </w:r>
      <w:r w:rsidR="001A66AF">
        <w:t xml:space="preserve"> Compound</w:t>
      </w:r>
      <w:r w:rsidR="00D70F33">
        <w:t xml:space="preserve"> </w:t>
      </w:r>
      <w:r w:rsidR="00814D29">
        <w:t>(H2L)</w:t>
      </w:r>
    </w:p>
    <w:p w:rsidR="00AF5CF5" w:rsidP="00407E61" w:rsidRDefault="0087593F" w14:paraId="0B970212" w14:textId="219E61B9">
      <w:pPr>
        <w:pStyle w:val="BodyText"/>
        <w:shd w:val="clear" w:color="auto" w:fill="FFFFFF" w:themeFill="background1"/>
        <w:rPr>
          <w:rStyle w:val="normaltextrun"/>
          <w:color w:val="000000"/>
          <w:shd w:val="clear" w:color="auto" w:fill="FFFFFF"/>
          <w:lang w:val="en"/>
        </w:rPr>
      </w:pPr>
      <w:r w:rsidRPr="0087593F">
        <w:rPr>
          <w:rStyle w:val="normaltextrun"/>
          <w:color w:val="000000"/>
          <w:shd w:val="clear" w:color="auto" w:fill="FFFFFF"/>
          <w:lang w:val="en"/>
        </w:rPr>
        <w:t>Hit-to-lead (H2L) is a stage in early drug discovery where small molecule hits from a high throughput screen (HTS) are evaluated and undergo limited optimization to identify promising lead compounds</w:t>
      </w:r>
      <w:r>
        <w:rPr>
          <w:rStyle w:val="normaltextrun"/>
          <w:color w:val="000000"/>
          <w:shd w:val="clear" w:color="auto" w:fill="FFFFFF"/>
          <w:lang w:val="en"/>
        </w:rPr>
        <w:t xml:space="preserve">. </w:t>
      </w:r>
      <w:r w:rsidR="00A619A2">
        <w:rPr>
          <w:rStyle w:val="normaltextrun"/>
          <w:color w:val="000000"/>
          <w:shd w:val="clear" w:color="auto" w:fill="FFFFFF"/>
          <w:lang w:val="en"/>
        </w:rPr>
        <w:t xml:space="preserve">In order to obtain the best ligand model, </w:t>
      </w:r>
      <w:r w:rsidR="00367D79">
        <w:rPr>
          <w:rStyle w:val="normaltextrun"/>
          <w:color w:val="000000"/>
          <w:shd w:val="clear" w:color="auto" w:fill="FFFFFF"/>
          <w:lang w:val="en"/>
        </w:rPr>
        <w:t xml:space="preserve">the ligand is required to </w:t>
      </w:r>
      <w:r w:rsidR="00DE3EDB">
        <w:rPr>
          <w:rStyle w:val="normaltextrun"/>
          <w:color w:val="000000"/>
          <w:shd w:val="clear" w:color="auto" w:fill="FFFFFF"/>
          <w:lang w:val="en"/>
        </w:rPr>
        <w:t xml:space="preserve">arrange and dock itself to the protein </w:t>
      </w:r>
      <w:r w:rsidR="006962A2">
        <w:rPr>
          <w:rStyle w:val="normaltextrun"/>
          <w:color w:val="000000"/>
          <w:shd w:val="clear" w:color="auto" w:fill="FFFFFF"/>
          <w:lang w:val="en"/>
        </w:rPr>
        <w:t xml:space="preserve">with the best structure and </w:t>
      </w:r>
      <w:r w:rsidR="00D26848">
        <w:rPr>
          <w:rStyle w:val="normaltextrun"/>
          <w:color w:val="000000"/>
          <w:shd w:val="clear" w:color="auto" w:fill="FFFFFF"/>
          <w:lang w:val="en"/>
        </w:rPr>
        <w:t>amino acids</w:t>
      </w:r>
      <w:r w:rsidR="006962A2">
        <w:rPr>
          <w:rStyle w:val="normaltextrun"/>
          <w:color w:val="000000"/>
          <w:shd w:val="clear" w:color="auto" w:fill="FFFFFF"/>
          <w:lang w:val="en"/>
        </w:rPr>
        <w:t xml:space="preserve"> </w:t>
      </w:r>
      <w:r w:rsidR="007E2C74">
        <w:rPr>
          <w:rStyle w:val="normaltextrun"/>
          <w:color w:val="000000"/>
          <w:shd w:val="clear" w:color="auto" w:fill="FFFFFF"/>
          <w:lang w:val="en"/>
        </w:rPr>
        <w:t xml:space="preserve">to be considered as “Hit”. </w:t>
      </w:r>
      <w:r w:rsidR="00347403">
        <w:rPr>
          <w:rStyle w:val="normaltextrun"/>
          <w:color w:val="000000"/>
          <w:shd w:val="clear" w:color="auto" w:fill="FFFFFF"/>
          <w:lang w:val="en"/>
        </w:rPr>
        <w:t>The</w:t>
      </w:r>
      <w:r w:rsidR="00AE33A7">
        <w:rPr>
          <w:rStyle w:val="normaltextrun"/>
          <w:color w:val="000000"/>
          <w:shd w:val="clear" w:color="auto" w:fill="FFFFFF"/>
          <w:lang w:val="en"/>
        </w:rPr>
        <w:t xml:space="preserve"> binding site is also vital to determine the </w:t>
      </w:r>
      <w:r w:rsidR="009D62EB">
        <w:rPr>
          <w:rStyle w:val="normaltextrun"/>
          <w:color w:val="000000"/>
          <w:shd w:val="clear" w:color="auto" w:fill="FFFFFF"/>
          <w:lang w:val="en"/>
        </w:rPr>
        <w:t xml:space="preserve">“Hit” status </w:t>
      </w:r>
      <w:r w:rsidR="00ED4387">
        <w:rPr>
          <w:rStyle w:val="normaltextrun"/>
          <w:color w:val="000000"/>
          <w:shd w:val="clear" w:color="auto" w:fill="FFFFFF"/>
          <w:lang w:val="en"/>
        </w:rPr>
        <w:t xml:space="preserve">as the better </w:t>
      </w:r>
      <w:r w:rsidR="000D5F7E">
        <w:rPr>
          <w:rStyle w:val="normaltextrun"/>
          <w:color w:val="000000"/>
          <w:shd w:val="clear" w:color="auto" w:fill="FFFFFF"/>
          <w:lang w:val="en"/>
        </w:rPr>
        <w:t xml:space="preserve">the </w:t>
      </w:r>
      <w:r w:rsidR="00ED4387">
        <w:rPr>
          <w:rStyle w:val="normaltextrun"/>
          <w:color w:val="000000"/>
          <w:shd w:val="clear" w:color="auto" w:fill="FFFFFF"/>
          <w:lang w:val="en"/>
        </w:rPr>
        <w:t>shape the</w:t>
      </w:r>
      <w:r w:rsidR="00254532">
        <w:rPr>
          <w:rStyle w:val="normaltextrun"/>
          <w:color w:val="000000"/>
          <w:shd w:val="clear" w:color="auto" w:fill="FFFFFF"/>
          <w:lang w:val="en"/>
        </w:rPr>
        <w:t xml:space="preserve"> easier</w:t>
      </w:r>
      <w:r w:rsidR="00ED4387">
        <w:rPr>
          <w:rStyle w:val="normaltextrun"/>
          <w:color w:val="000000"/>
          <w:shd w:val="clear" w:color="auto" w:fill="FFFFFF"/>
          <w:lang w:val="en"/>
        </w:rPr>
        <w:t xml:space="preserve"> </w:t>
      </w:r>
      <w:r w:rsidR="000D5F7E">
        <w:rPr>
          <w:rStyle w:val="normaltextrun"/>
          <w:color w:val="000000"/>
          <w:shd w:val="clear" w:color="auto" w:fill="FFFFFF"/>
          <w:lang w:val="en"/>
        </w:rPr>
        <w:t xml:space="preserve">the </w:t>
      </w:r>
      <w:r w:rsidR="00ED4387">
        <w:rPr>
          <w:rStyle w:val="normaltextrun"/>
          <w:color w:val="000000"/>
          <w:shd w:val="clear" w:color="auto" w:fill="FFFFFF"/>
          <w:lang w:val="en"/>
        </w:rPr>
        <w:t xml:space="preserve">ligand can </w:t>
      </w:r>
      <w:r w:rsidR="00C7016A">
        <w:rPr>
          <w:rStyle w:val="normaltextrun"/>
          <w:color w:val="000000"/>
          <w:shd w:val="clear" w:color="auto" w:fill="FFFFFF"/>
          <w:lang w:val="en"/>
        </w:rPr>
        <w:t>dock in the site</w:t>
      </w:r>
      <w:r w:rsidR="00E206B1">
        <w:rPr>
          <w:rStyle w:val="normaltextrun"/>
          <w:color w:val="000000"/>
          <w:shd w:val="clear" w:color="auto" w:fill="FFFFFF"/>
          <w:lang w:val="en"/>
        </w:rPr>
        <w:t xml:space="preserve">. </w:t>
      </w:r>
    </w:p>
    <w:p w:rsidR="00AC2D33" w:rsidP="000C018B" w:rsidRDefault="000C018B" w14:paraId="2E7026BC" w14:textId="03E8C69D">
      <w:pPr>
        <w:pStyle w:val="BodyText"/>
        <w:shd w:val="clear" w:color="auto" w:fill="FFFFFF" w:themeFill="background1"/>
        <w:jc w:val="center"/>
        <w:rPr>
          <w:rStyle w:val="normaltextrun"/>
          <w:color w:val="000000"/>
          <w:shd w:val="clear" w:color="auto" w:fill="FFFFFF"/>
          <w:lang w:val="en"/>
        </w:rPr>
      </w:pPr>
      <w:r>
        <w:rPr>
          <w:rStyle w:val="normaltextrun"/>
          <w:noProof/>
          <w:color w:val="000000"/>
          <w:shd w:val="clear" w:color="auto" w:fill="FFFFFF"/>
          <w:lang w:val="en"/>
        </w:rPr>
        <w:drawing>
          <wp:inline distT="0" distB="0" distL="0" distR="0" wp14:anchorId="5322F708" wp14:editId="02899B71">
            <wp:extent cx="2115925" cy="3082637"/>
            <wp:effectExtent l="0" t="0" r="0" b="0"/>
            <wp:docPr id="121423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26366" cy="3097849"/>
                    </a:xfrm>
                    <a:prstGeom prst="rect">
                      <a:avLst/>
                    </a:prstGeom>
                    <a:noFill/>
                    <a:ln>
                      <a:noFill/>
                    </a:ln>
                  </pic:spPr>
                </pic:pic>
              </a:graphicData>
            </a:graphic>
          </wp:inline>
        </w:drawing>
      </w:r>
    </w:p>
    <w:p w:rsidR="000C018B" w:rsidP="000C018B" w:rsidRDefault="000C018B" w14:paraId="5EBFCA5B" w14:textId="13573B54">
      <w:pPr>
        <w:pStyle w:val="FigureCaption"/>
      </w:pPr>
      <w:r w:rsidRPr="00EE4F98">
        <w:t xml:space="preserve">Figure </w:t>
      </w:r>
      <w:r>
        <w:t>7</w:t>
      </w:r>
      <w:r w:rsidRPr="00EE4F98">
        <w:t xml:space="preserve">: </w:t>
      </w:r>
      <w:r w:rsidR="00554007">
        <w:t xml:space="preserve">H2L </w:t>
      </w:r>
      <w:r w:rsidR="00C37CA7">
        <w:t>criteria</w:t>
      </w:r>
    </w:p>
    <w:p w:rsidRPr="000C018B" w:rsidR="000C018B" w:rsidP="000C018B" w:rsidRDefault="000C018B" w14:paraId="54EE07DA" w14:textId="77777777">
      <w:pPr>
        <w:pStyle w:val="FigureCaption"/>
        <w:jc w:val="both"/>
        <w:rPr>
          <w:rStyle w:val="normaltextrun"/>
        </w:rPr>
      </w:pPr>
    </w:p>
    <w:p w:rsidRPr="005B520E" w:rsidR="000D5F7E" w:rsidP="00407E61" w:rsidRDefault="00D214B6" w14:paraId="69B97F85" w14:textId="29E75917">
      <w:pPr>
        <w:pStyle w:val="BodyText"/>
        <w:shd w:val="clear" w:color="auto" w:fill="FFFFFF" w:themeFill="background1"/>
      </w:pPr>
      <w:r>
        <w:rPr>
          <w:rStyle w:val="normaltextrun"/>
          <w:color w:val="000000"/>
          <w:shd w:val="clear" w:color="auto" w:fill="FFFFFF"/>
          <w:lang w:val="en"/>
        </w:rPr>
        <w:t>Despite the model ha</w:t>
      </w:r>
      <w:r w:rsidR="00BF4A80">
        <w:rPr>
          <w:rStyle w:val="normaltextrun"/>
          <w:color w:val="000000"/>
          <w:shd w:val="clear" w:color="auto" w:fill="FFFFFF"/>
          <w:lang w:val="en"/>
        </w:rPr>
        <w:t xml:space="preserve">ving great predicting capability, </w:t>
      </w:r>
      <w:r w:rsidR="00E444AE">
        <w:rPr>
          <w:rStyle w:val="normaltextrun"/>
          <w:color w:val="000000"/>
          <w:shd w:val="clear" w:color="auto" w:fill="FFFFFF"/>
          <w:lang w:val="en"/>
        </w:rPr>
        <w:t xml:space="preserve">there are some results still considered </w:t>
      </w:r>
      <w:r w:rsidR="002F1063">
        <w:rPr>
          <w:rStyle w:val="normaltextrun"/>
          <w:color w:val="000000"/>
          <w:shd w:val="clear" w:color="auto" w:fill="FFFFFF"/>
          <w:lang w:val="en"/>
        </w:rPr>
        <w:t xml:space="preserve">No-hit if the following models of the compounds aren’t classified as Hit </w:t>
      </w:r>
      <w:r w:rsidR="00F400AD">
        <w:rPr>
          <w:rStyle w:val="normaltextrun"/>
          <w:color w:val="000000"/>
          <w:shd w:val="clear" w:color="auto" w:fill="FFFFFF"/>
          <w:lang w:val="en"/>
        </w:rPr>
        <w:t>as well</w:t>
      </w:r>
      <w:r w:rsidR="002221B5">
        <w:rPr>
          <w:rStyle w:val="normaltextrun"/>
          <w:color w:val="000000"/>
          <w:shd w:val="clear" w:color="auto" w:fill="FFFFFF"/>
          <w:lang w:val="en"/>
        </w:rPr>
        <w:t>.</w:t>
      </w:r>
      <w:r w:rsidR="00F400AD">
        <w:rPr>
          <w:rStyle w:val="normaltextrun"/>
          <w:color w:val="000000"/>
          <w:shd w:val="clear" w:color="auto" w:fill="FFFFFF"/>
          <w:lang w:val="en"/>
        </w:rPr>
        <w:t xml:space="preserve"> </w:t>
      </w:r>
      <w:r w:rsidR="009E4063">
        <w:rPr>
          <w:rStyle w:val="normaltextrun"/>
          <w:color w:val="000000"/>
          <w:shd w:val="clear" w:color="auto" w:fill="FFFFFF"/>
          <w:lang w:val="en"/>
        </w:rPr>
        <w:t xml:space="preserve">Hit-to-lead requires the </w:t>
      </w:r>
      <w:r w:rsidR="00AC5880">
        <w:rPr>
          <w:rStyle w:val="normaltextrun"/>
          <w:color w:val="000000"/>
          <w:shd w:val="clear" w:color="auto" w:fill="FFFFFF"/>
          <w:lang w:val="en"/>
        </w:rPr>
        <w:t xml:space="preserve">best </w:t>
      </w:r>
      <w:r w:rsidR="00CF77B2">
        <w:rPr>
          <w:rStyle w:val="normaltextrun"/>
          <w:color w:val="000000"/>
          <w:shd w:val="clear" w:color="auto" w:fill="FFFFFF"/>
          <w:lang w:val="en"/>
        </w:rPr>
        <w:t xml:space="preserve">models </w:t>
      </w:r>
      <w:r w:rsidR="005236BE">
        <w:rPr>
          <w:rStyle w:val="normaltextrun"/>
          <w:color w:val="000000"/>
          <w:shd w:val="clear" w:color="auto" w:fill="FFFFFF"/>
          <w:lang w:val="en"/>
        </w:rPr>
        <w:t xml:space="preserve">with the best BA scores </w:t>
      </w:r>
      <w:r w:rsidR="004A2086">
        <w:rPr>
          <w:rStyle w:val="normaltextrun"/>
          <w:color w:val="000000"/>
          <w:shd w:val="clear" w:color="auto" w:fill="FFFFFF"/>
          <w:lang w:val="en"/>
        </w:rPr>
        <w:t xml:space="preserve">to </w:t>
      </w:r>
      <w:r w:rsidR="00443A0E">
        <w:rPr>
          <w:rStyle w:val="normaltextrun"/>
          <w:color w:val="000000"/>
          <w:shd w:val="clear" w:color="auto" w:fill="FFFFFF"/>
          <w:lang w:val="en"/>
        </w:rPr>
        <w:t xml:space="preserve">have the greatest chance to pass clinical trials for safety on humans. </w:t>
      </w:r>
      <w:r w:rsidR="00110E5B">
        <w:rPr>
          <w:rStyle w:val="normaltextrun"/>
          <w:color w:val="000000"/>
          <w:shd w:val="clear" w:color="auto" w:fill="FFFFFF"/>
          <w:lang w:val="en"/>
        </w:rPr>
        <w:t xml:space="preserve">From this sorted H2L, the </w:t>
      </w:r>
      <w:r w:rsidR="0056298A">
        <w:rPr>
          <w:rStyle w:val="normaltextrun"/>
          <w:color w:val="000000"/>
          <w:shd w:val="clear" w:color="auto" w:fill="FFFFFF"/>
          <w:lang w:val="en"/>
        </w:rPr>
        <w:t>compounds will be tested and return the comparisons with the lab result</w:t>
      </w:r>
      <w:r w:rsidR="0071047E">
        <w:rPr>
          <w:rStyle w:val="normaltextrun"/>
          <w:color w:val="000000"/>
          <w:shd w:val="clear" w:color="auto" w:fill="FFFFFF"/>
          <w:lang w:val="en"/>
        </w:rPr>
        <w:t xml:space="preserve">s as training data for </w:t>
      </w:r>
      <w:r w:rsidR="000705B4">
        <w:rPr>
          <w:rStyle w:val="normaltextrun"/>
          <w:color w:val="000000"/>
          <w:shd w:val="clear" w:color="auto" w:fill="FFFFFF"/>
          <w:lang w:val="en"/>
        </w:rPr>
        <w:t>fine-tuning.</w:t>
      </w:r>
    </w:p>
    <w:p w:rsidRPr="005B520E" w:rsidR="00D70F33" w:rsidP="00631A48" w:rsidRDefault="00631A48" w14:paraId="426FABBA" w14:textId="3009AF56">
      <w:pPr>
        <w:pStyle w:val="Head2"/>
      </w:pPr>
      <w:r>
        <w:t xml:space="preserve">3.3 </w:t>
      </w:r>
      <w:r>
        <w:tab/>
      </w:r>
      <w:r w:rsidR="00D70F33">
        <w:t xml:space="preserve">Build </w:t>
      </w:r>
      <w:r w:rsidR="00B813E6">
        <w:t>SF</w:t>
      </w:r>
      <w:r w:rsidR="00D70F33">
        <w:t>CNN model</w:t>
      </w:r>
    </w:p>
    <w:p w:rsidR="00D70F33" w:rsidP="00D70F33" w:rsidRDefault="00D70F33" w14:paraId="511BDF9A" w14:textId="609301CA">
      <w:pPr>
        <w:pStyle w:val="BodyText"/>
        <w:shd w:val="clear" w:color="auto" w:fill="FFFFFF" w:themeFill="background1"/>
        <w:rPr>
          <w:rStyle w:val="normaltextrun"/>
          <w:color w:val="000000"/>
          <w:shd w:val="clear" w:color="auto" w:fill="FFFFFF"/>
          <w:lang w:val="en"/>
        </w:rPr>
      </w:pPr>
      <w:r w:rsidRPr="00A11417">
        <w:rPr>
          <w:rStyle w:val="normaltextrun"/>
          <w:color w:val="000000"/>
          <w:shd w:val="clear" w:color="auto" w:fill="FFFFFF"/>
          <w:lang w:val="en"/>
        </w:rPr>
        <w:t xml:space="preserve">The </w:t>
      </w:r>
      <w:r w:rsidR="00480031">
        <w:rPr>
          <w:rStyle w:val="normaltextrun"/>
          <w:color w:val="000000"/>
          <w:shd w:val="clear" w:color="auto" w:fill="FFFFFF"/>
          <w:lang w:val="en"/>
        </w:rPr>
        <w:t>SFCNN model</w:t>
      </w:r>
      <w:r w:rsidR="00122644">
        <w:rPr>
          <w:rStyle w:val="normaltextrun"/>
          <w:color w:val="000000"/>
          <w:shd w:val="clear" w:color="auto" w:fill="FFFFFF"/>
          <w:lang w:val="en"/>
        </w:rPr>
        <w:t xml:space="preserve"> is </w:t>
      </w:r>
      <w:r w:rsidRPr="00B143A9" w:rsidR="00B143A9">
        <w:rPr>
          <w:rStyle w:val="normaltextrun"/>
          <w:color w:val="000000"/>
          <w:shd w:val="clear" w:color="auto" w:fill="FFFFFF"/>
          <w:lang w:val="en"/>
        </w:rPr>
        <w:t xml:space="preserve">constructed using the </w:t>
      </w:r>
      <w:r w:rsidRPr="00A11417">
        <w:rPr>
          <w:rStyle w:val="normaltextrun"/>
          <w:color w:val="000000"/>
          <w:shd w:val="clear" w:color="auto" w:fill="FFFFFF"/>
          <w:lang w:val="en"/>
        </w:rPr>
        <w:t>3DCNN model</w:t>
      </w:r>
      <w:r w:rsidRPr="00B143A9" w:rsidR="00B143A9">
        <w:rPr>
          <w:rStyle w:val="normaltextrun"/>
          <w:color w:val="000000"/>
          <w:shd w:val="clear" w:color="auto" w:fill="FFFFFF"/>
          <w:lang w:val="en"/>
        </w:rPr>
        <w:t>, which</w:t>
      </w:r>
      <w:r w:rsidRPr="00A11417">
        <w:rPr>
          <w:rStyle w:val="normaltextrun"/>
          <w:color w:val="000000"/>
          <w:shd w:val="clear" w:color="auto" w:fill="FFFFFF"/>
          <w:lang w:val="en"/>
        </w:rPr>
        <w:t xml:space="preserve"> was </w:t>
      </w:r>
      <w:r w:rsidRPr="00B143A9" w:rsidR="00B143A9">
        <w:rPr>
          <w:rStyle w:val="normaltextrun"/>
          <w:color w:val="000000"/>
          <w:shd w:val="clear" w:color="auto" w:fill="FFFFFF"/>
          <w:lang w:val="en"/>
        </w:rPr>
        <w:t>initially developed</w:t>
      </w:r>
      <w:r w:rsidRPr="00A11417">
        <w:rPr>
          <w:rStyle w:val="normaltextrun"/>
          <w:color w:val="000000"/>
          <w:shd w:val="clear" w:color="auto" w:fill="FFFFFF"/>
          <w:lang w:val="en"/>
        </w:rPr>
        <w:t xml:space="preserve"> to </w:t>
      </w:r>
      <w:r w:rsidRPr="00B143A9" w:rsidR="00B143A9">
        <w:rPr>
          <w:rStyle w:val="normaltextrun"/>
          <w:color w:val="000000"/>
          <w:shd w:val="clear" w:color="auto" w:fill="FFFFFF"/>
          <w:lang w:val="en"/>
        </w:rPr>
        <w:t>identify</w:t>
      </w:r>
      <w:r w:rsidRPr="00A11417">
        <w:rPr>
          <w:rStyle w:val="normaltextrun"/>
          <w:color w:val="000000"/>
          <w:shd w:val="clear" w:color="auto" w:fill="FFFFFF"/>
          <w:lang w:val="en"/>
        </w:rPr>
        <w:t xml:space="preserve"> docking sites by </w:t>
      </w:r>
      <w:r w:rsidRPr="00B143A9" w:rsidR="00B143A9">
        <w:rPr>
          <w:rStyle w:val="normaltextrun"/>
          <w:color w:val="000000"/>
          <w:shd w:val="clear" w:color="auto" w:fill="FFFFFF"/>
          <w:lang w:val="en"/>
        </w:rPr>
        <w:t>detecting</w:t>
      </w:r>
      <w:r w:rsidRPr="00A11417">
        <w:rPr>
          <w:rStyle w:val="normaltextrun"/>
          <w:color w:val="000000"/>
          <w:shd w:val="clear" w:color="auto" w:fill="FFFFFF"/>
          <w:lang w:val="en"/>
        </w:rPr>
        <w:t xml:space="preserve"> hit molecules. </w:t>
      </w:r>
      <w:r w:rsidRPr="00B143A9" w:rsidR="00B143A9">
        <w:rPr>
          <w:rStyle w:val="normaltextrun"/>
          <w:color w:val="000000"/>
          <w:shd w:val="clear" w:color="auto" w:fill="FFFFFF"/>
          <w:lang w:val="en"/>
        </w:rPr>
        <w:t>The 3DCNN model has</w:t>
      </w:r>
      <w:r w:rsidRPr="00A11417">
        <w:rPr>
          <w:rStyle w:val="normaltextrun"/>
          <w:color w:val="000000"/>
          <w:shd w:val="clear" w:color="auto" w:fill="FFFFFF"/>
          <w:lang w:val="en"/>
        </w:rPr>
        <w:t xml:space="preserve"> convolutional layers </w:t>
      </w:r>
      <w:r w:rsidRPr="00B143A9" w:rsidR="00B143A9">
        <w:rPr>
          <w:rStyle w:val="normaltextrun"/>
          <w:color w:val="000000"/>
          <w:shd w:val="clear" w:color="auto" w:fill="FFFFFF"/>
          <w:lang w:val="en"/>
        </w:rPr>
        <w:t>that are</w:t>
      </w:r>
      <w:r w:rsidRPr="00A11417">
        <w:rPr>
          <w:rStyle w:val="normaltextrun"/>
          <w:color w:val="000000"/>
          <w:shd w:val="clear" w:color="auto" w:fill="FFFFFF"/>
          <w:lang w:val="en"/>
        </w:rPr>
        <w:t xml:space="preserve"> designed to </w:t>
      </w:r>
      <w:r w:rsidRPr="00B143A9" w:rsidR="00B143A9">
        <w:rPr>
          <w:rStyle w:val="normaltextrun"/>
          <w:color w:val="000000"/>
          <w:shd w:val="clear" w:color="auto" w:fill="FFFFFF"/>
          <w:lang w:val="en"/>
        </w:rPr>
        <w:t>analyze</w:t>
      </w:r>
      <w:r w:rsidRPr="00A11417">
        <w:rPr>
          <w:rStyle w:val="normaltextrun"/>
          <w:color w:val="000000"/>
          <w:shd w:val="clear" w:color="auto" w:fill="FFFFFF"/>
          <w:lang w:val="en"/>
        </w:rPr>
        <w:t xml:space="preserve"> the grid as if it </w:t>
      </w:r>
      <w:r w:rsidRPr="00B143A9" w:rsidR="00B143A9">
        <w:rPr>
          <w:rStyle w:val="normaltextrun"/>
          <w:color w:val="000000"/>
          <w:shd w:val="clear" w:color="auto" w:fill="FFFFFF"/>
          <w:lang w:val="en"/>
        </w:rPr>
        <w:t>were learning</w:t>
      </w:r>
      <w:r w:rsidRPr="00A11417">
        <w:rPr>
          <w:rStyle w:val="normaltextrun"/>
          <w:color w:val="000000"/>
          <w:shd w:val="clear" w:color="auto" w:fill="FFFFFF"/>
          <w:lang w:val="en"/>
        </w:rPr>
        <w:t xml:space="preserve"> the positions of amino acids and atoms within the grid. The model </w:t>
      </w:r>
      <w:r w:rsidRPr="00B143A9" w:rsidR="00B143A9">
        <w:rPr>
          <w:rStyle w:val="normaltextrun"/>
          <w:color w:val="000000"/>
          <w:shd w:val="clear" w:color="auto" w:fill="FFFFFF"/>
          <w:lang w:val="en"/>
        </w:rPr>
        <w:t>accepts a single</w:t>
      </w:r>
      <w:r w:rsidRPr="00A11417">
        <w:rPr>
          <w:rStyle w:val="normaltextrun"/>
          <w:color w:val="000000"/>
          <w:shd w:val="clear" w:color="auto" w:fill="FFFFFF"/>
          <w:lang w:val="en"/>
        </w:rPr>
        <w:t xml:space="preserve"> 4D grid data </w:t>
      </w:r>
      <w:r w:rsidRPr="00B143A9" w:rsidR="00B143A9">
        <w:rPr>
          <w:rStyle w:val="normaltextrun"/>
          <w:color w:val="000000"/>
          <w:shd w:val="clear" w:color="auto" w:fill="FFFFFF"/>
          <w:lang w:val="en"/>
        </w:rPr>
        <w:t xml:space="preserve">input </w:t>
      </w:r>
      <w:r w:rsidRPr="00A11417">
        <w:rPr>
          <w:rStyle w:val="normaltextrun"/>
          <w:color w:val="000000"/>
          <w:shd w:val="clear" w:color="auto" w:fill="FFFFFF"/>
          <w:lang w:val="en"/>
        </w:rPr>
        <w:t xml:space="preserve">and </w:t>
      </w:r>
      <w:r w:rsidRPr="00B143A9" w:rsidR="00B143A9">
        <w:rPr>
          <w:rStyle w:val="normaltextrun"/>
          <w:color w:val="000000"/>
          <w:shd w:val="clear" w:color="auto" w:fill="FFFFFF"/>
          <w:lang w:val="en"/>
        </w:rPr>
        <w:t>produces a</w:t>
      </w:r>
      <w:r w:rsidRPr="00A11417">
        <w:rPr>
          <w:rStyle w:val="normaltextrun"/>
          <w:color w:val="000000"/>
          <w:shd w:val="clear" w:color="auto" w:fill="FFFFFF"/>
          <w:lang w:val="en"/>
        </w:rPr>
        <w:t xml:space="preserve"> prediction of </w:t>
      </w:r>
      <w:r w:rsidRPr="00B143A9" w:rsidR="00B143A9">
        <w:rPr>
          <w:rStyle w:val="normaltextrun"/>
          <w:color w:val="000000"/>
          <w:shd w:val="clear" w:color="auto" w:fill="FFFFFF"/>
          <w:lang w:val="en"/>
        </w:rPr>
        <w:t xml:space="preserve">the </w:t>
      </w:r>
      <w:r w:rsidRPr="00A11417">
        <w:rPr>
          <w:rStyle w:val="normaltextrun"/>
          <w:color w:val="000000"/>
          <w:shd w:val="clear" w:color="auto" w:fill="FFFFFF"/>
          <w:lang w:val="en"/>
        </w:rPr>
        <w:t xml:space="preserve">binding affinity score and </w:t>
      </w:r>
      <w:r w:rsidRPr="00B143A9" w:rsidR="00B143A9">
        <w:rPr>
          <w:rStyle w:val="normaltextrun"/>
          <w:color w:val="000000"/>
          <w:shd w:val="clear" w:color="auto" w:fill="FFFFFF"/>
          <w:lang w:val="en"/>
        </w:rPr>
        <w:t>hit</w:t>
      </w:r>
      <w:r w:rsidRPr="00A11417">
        <w:rPr>
          <w:rStyle w:val="normaltextrun"/>
          <w:color w:val="000000"/>
          <w:shd w:val="clear" w:color="auto" w:fill="FFFFFF"/>
          <w:lang w:val="en"/>
        </w:rPr>
        <w:t xml:space="preserve"> status </w:t>
      </w:r>
      <w:r w:rsidR="009424FD">
        <w:rPr>
          <w:rStyle w:val="normaltextrun"/>
          <w:color w:val="000000"/>
          <w:shd w:val="clear" w:color="auto" w:fill="FFFFFF"/>
          <w:lang w:val="en"/>
        </w:rPr>
        <w:t>shown in Fig.7</w:t>
      </w:r>
      <w:r w:rsidRPr="00A11417">
        <w:rPr>
          <w:rStyle w:val="normaltextrun"/>
          <w:color w:val="000000"/>
          <w:shd w:val="clear" w:color="auto" w:fill="FFFFFF"/>
          <w:lang w:val="en"/>
        </w:rPr>
        <w:t>.</w:t>
      </w:r>
    </w:p>
    <w:p w:rsidRPr="00EE4F98" w:rsidR="00285434" w:rsidP="00285434" w:rsidRDefault="00285434" w14:paraId="606E118D" w14:textId="77777777">
      <w:pPr>
        <w:keepNext/>
        <w:spacing w:line="360" w:lineRule="auto"/>
        <w:jc w:val="center"/>
        <w:rPr>
          <w:color w:val="000000" w:themeColor="text1"/>
        </w:rPr>
      </w:pPr>
      <w:r w:rsidRPr="00EE4F98">
        <w:rPr>
          <w:rFonts w:ascii="Times New Roman" w:hAnsi="Times New Roman" w:cs="Times New Roman"/>
          <w:noProof/>
          <w:color w:val="000000" w:themeColor="text1"/>
        </w:rPr>
        <w:drawing>
          <wp:inline distT="0" distB="0" distL="0" distR="0" wp14:anchorId="5E2C8821" wp14:editId="73E10BB4">
            <wp:extent cx="1680359" cy="1566821"/>
            <wp:effectExtent l="0" t="0" r="0" b="0"/>
            <wp:docPr id="1462523100" name="Picture 1462523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23100" name="Picture 1462523100"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87803" cy="1573762"/>
                    </a:xfrm>
                    <a:prstGeom prst="rect">
                      <a:avLst/>
                    </a:prstGeom>
                  </pic:spPr>
                </pic:pic>
              </a:graphicData>
            </a:graphic>
          </wp:inline>
        </w:drawing>
      </w:r>
    </w:p>
    <w:p w:rsidRPr="00285434" w:rsidR="00285434" w:rsidP="00560353" w:rsidRDefault="00285434" w14:paraId="79A43D90" w14:textId="5888915C">
      <w:pPr>
        <w:pStyle w:val="FigureCaption"/>
      </w:pPr>
      <w:bookmarkStart w:name="_Toc137460708" w:id="2"/>
      <w:r w:rsidRPr="00EE4F98">
        <w:t xml:space="preserve">Figure </w:t>
      </w:r>
      <w:r w:rsidR="000C018B">
        <w:t>8</w:t>
      </w:r>
      <w:r w:rsidRPr="00EE4F98">
        <w:t xml:space="preserve">: 4D Molecule data </w:t>
      </w:r>
      <w:r w:rsidR="001B5119">
        <w:t>[15]</w:t>
      </w:r>
      <w:bookmarkEnd w:id="2"/>
    </w:p>
    <w:p w:rsidRPr="00285434" w:rsidR="00285434" w:rsidP="00272C47" w:rsidRDefault="00320F62" w14:paraId="2CDABA5F" w14:textId="0EABAC30">
      <w:pPr>
        <w:pStyle w:val="Statements"/>
        <w:rPr>
          <w:rStyle w:val="normaltextrun"/>
          <w:color w:val="000000"/>
          <w:shd w:val="clear" w:color="auto" w:fill="FFFFFF"/>
          <w:lang w:val="en"/>
        </w:rPr>
      </w:pPr>
      <w:r>
        <w:rPr>
          <w:rStyle w:val="normaltextrun"/>
          <w:color w:val="000000"/>
          <w:shd w:val="clear" w:color="auto" w:fill="FFFFFF"/>
          <w:lang w:val="en"/>
        </w:rPr>
        <w:t>T</w:t>
      </w:r>
      <w:r w:rsidRPr="00285434" w:rsidR="00285434">
        <w:rPr>
          <w:rStyle w:val="normaltextrun"/>
          <w:color w:val="000000"/>
          <w:shd w:val="clear" w:color="auto" w:fill="FFFFFF"/>
          <w:lang w:val="en"/>
        </w:rPr>
        <w:t xml:space="preserve">he SFCNN model has an </w:t>
      </w:r>
      <w:r w:rsidRPr="00285434" w:rsidR="00154BF5">
        <w:rPr>
          <w:rStyle w:val="normaltextrun"/>
          <w:color w:val="000000"/>
          <w:shd w:val="clear" w:color="auto" w:fill="FFFFFF"/>
          <w:lang w:val="en"/>
        </w:rPr>
        <w:t>approach that</w:t>
      </w:r>
      <w:r w:rsidRPr="00285434" w:rsidR="00285434">
        <w:rPr>
          <w:rStyle w:val="normaltextrun"/>
          <w:color w:val="000000"/>
          <w:shd w:val="clear" w:color="auto" w:fill="FFFFFF"/>
          <w:lang w:val="en"/>
        </w:rPr>
        <w:t xml:space="preserve"> focuses on the effectiveness of ligand docking in protein instead of finding docking sites for ligands</w:t>
      </w:r>
      <w:r>
        <w:rPr>
          <w:rStyle w:val="normaltextrun"/>
          <w:color w:val="000000"/>
          <w:shd w:val="clear" w:color="auto" w:fill="FFFFFF"/>
          <w:lang w:val="en"/>
        </w:rPr>
        <w:t xml:space="preserve"> is shown in Fig.</w:t>
      </w:r>
      <w:r w:rsidR="001724B9">
        <w:rPr>
          <w:rStyle w:val="normaltextrun"/>
          <w:color w:val="000000"/>
          <w:shd w:val="clear" w:color="auto" w:fill="FFFFFF"/>
          <w:lang w:val="en"/>
        </w:rPr>
        <w:t>9</w:t>
      </w:r>
      <w:r w:rsidRPr="00285434" w:rsidR="00285434">
        <w:rPr>
          <w:rStyle w:val="normaltextrun"/>
          <w:color w:val="000000"/>
          <w:shd w:val="clear" w:color="auto" w:fill="FFFFFF"/>
          <w:lang w:val="en"/>
        </w:rPr>
        <w:t xml:space="preserve">. With its much smaller input shape, the model can demand the convolutional layers to thoroughly compute the transformation of the matrices in hoping for understanding the relationship between ligand and protein that can get </w:t>
      </w:r>
      <w:r w:rsidR="00752EFD">
        <w:rPr>
          <w:rStyle w:val="normaltextrun"/>
          <w:color w:val="000000"/>
          <w:shd w:val="clear" w:color="auto" w:fill="FFFFFF"/>
          <w:lang w:val="en"/>
        </w:rPr>
        <w:t xml:space="preserve">the </w:t>
      </w:r>
      <w:r w:rsidR="008369D8">
        <w:rPr>
          <w:i/>
          <w:iCs/>
          <w:lang w:eastAsia="ja-JP"/>
        </w:rPr>
        <w:t>top 10%</w:t>
      </w:r>
      <w:r w:rsidR="00B92401">
        <w:rPr>
          <w:i/>
          <w:iCs/>
          <w:lang w:eastAsia="ja-JP"/>
        </w:rPr>
        <w:t xml:space="preserve"> leading</w:t>
      </w:r>
      <w:r w:rsidRPr="00285434" w:rsidR="00285434">
        <w:rPr>
          <w:rStyle w:val="normaltextrun"/>
          <w:color w:val="000000"/>
          <w:shd w:val="clear" w:color="auto" w:fill="FFFFFF"/>
          <w:lang w:val="en"/>
        </w:rPr>
        <w:t xml:space="preserve">. The model receives 4D grid data and pushes out </w:t>
      </w:r>
      <w:r w:rsidR="00B9147E">
        <w:rPr>
          <w:rStyle w:val="normaltextrun"/>
          <w:color w:val="000000"/>
          <w:shd w:val="clear" w:color="auto" w:fill="FFFFFF"/>
          <w:lang w:val="en"/>
        </w:rPr>
        <w:t xml:space="preserve">BA </w:t>
      </w:r>
      <w:r w:rsidR="000C1498">
        <w:rPr>
          <w:rStyle w:val="normaltextrun"/>
          <w:color w:val="000000"/>
          <w:shd w:val="clear" w:color="auto" w:fill="FFFFFF"/>
          <w:lang w:val="en"/>
        </w:rPr>
        <w:t xml:space="preserve">at first but </w:t>
      </w:r>
      <w:r w:rsidR="00911C39">
        <w:rPr>
          <w:rStyle w:val="normaltextrun"/>
          <w:color w:val="000000"/>
          <w:shd w:val="clear" w:color="auto" w:fill="FFFFFF"/>
          <w:lang w:val="en"/>
        </w:rPr>
        <w:t>also Hit classification.</w:t>
      </w:r>
    </w:p>
    <w:p w:rsidRPr="00A11417" w:rsidR="00D70F33" w:rsidP="00D70F33" w:rsidRDefault="008F7FA7" w14:paraId="355DF967" w14:textId="492A3744">
      <w:pPr>
        <w:keepNext/>
        <w:spacing w:line="360" w:lineRule="auto"/>
      </w:pPr>
      <w:r w:rsidRPr="00EE4F98">
        <w:rPr>
          <w:rFonts w:ascii="Times New Roman" w:hAnsi="Times New Roman" w:eastAsia="Times New Roman" w:cs="Times New Roman"/>
          <w:noProof/>
          <w:color w:val="000000" w:themeColor="text1"/>
          <w:sz w:val="24"/>
          <w:szCs w:val="24"/>
        </w:rPr>
        <w:drawing>
          <wp:inline distT="0" distB="0" distL="0" distR="0" wp14:anchorId="739704B7" wp14:editId="2CF92302">
            <wp:extent cx="3048000" cy="1277989"/>
            <wp:effectExtent l="0" t="0" r="0" b="0"/>
            <wp:docPr id="1155000969" name="Picture 1155000969" descr="A diagram of a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00969" name="Picture 1155000969" descr="A diagram of a cub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1277989"/>
                    </a:xfrm>
                    <a:prstGeom prst="rect">
                      <a:avLst/>
                    </a:prstGeom>
                    <a:noFill/>
                    <a:ln>
                      <a:noFill/>
                    </a:ln>
                  </pic:spPr>
                </pic:pic>
              </a:graphicData>
            </a:graphic>
          </wp:inline>
        </w:drawing>
      </w:r>
    </w:p>
    <w:p w:rsidR="00D70F33" w:rsidP="00631A48" w:rsidRDefault="00D70F33" w14:paraId="7135B1D1" w14:textId="7F9419CF">
      <w:pPr>
        <w:pStyle w:val="FigureCaption"/>
      </w:pPr>
      <w:bookmarkStart w:name="_Toc136356815" w:id="3"/>
      <w:r w:rsidRPr="00631A48">
        <w:t>Fig</w:t>
      </w:r>
      <w:r w:rsidR="00631A48">
        <w:t xml:space="preserve">ure </w:t>
      </w:r>
      <w:r w:rsidR="001724B9">
        <w:t>9</w:t>
      </w:r>
      <w:r w:rsidR="00631A48">
        <w:t>:</w:t>
      </w:r>
      <w:r w:rsidRPr="00631A48">
        <w:t xml:space="preserve"> </w:t>
      </w:r>
      <w:r w:rsidRPr="00EE4F98" w:rsidR="00A02B5E">
        <w:t xml:space="preserve">SFCNN One-Hot Encoding </w:t>
      </w:r>
      <w:r w:rsidRPr="00631A48">
        <w:t>[</w:t>
      </w:r>
      <w:r w:rsidR="00A02B5E">
        <w:t>8</w:t>
      </w:r>
      <w:r w:rsidRPr="00631A48">
        <w:t>]</w:t>
      </w:r>
      <w:bookmarkEnd w:id="3"/>
    </w:p>
    <w:p w:rsidRPr="00272C47" w:rsidR="00272C47" w:rsidP="00272C47" w:rsidRDefault="00272C47" w14:paraId="596E7796" w14:textId="4C58B041">
      <w:pPr>
        <w:pStyle w:val="Statements"/>
        <w:rPr>
          <w:rStyle w:val="normaltextrun"/>
          <w:color w:val="000000"/>
          <w:shd w:val="clear" w:color="auto" w:fill="FFFFFF"/>
          <w:lang w:val="en"/>
        </w:rPr>
      </w:pPr>
      <w:r w:rsidRPr="009D6D2B">
        <w:rPr>
          <w:rStyle w:val="normaltextrun"/>
          <w:color w:val="000000"/>
          <w:shd w:val="clear" w:color="auto" w:fill="FFFFFF"/>
          <w:lang w:val="en"/>
        </w:rPr>
        <w:t>The moment the models</w:t>
      </w:r>
      <w:r w:rsidRPr="00272C47">
        <w:rPr>
          <w:rStyle w:val="normaltextrun"/>
          <w:color w:val="000000"/>
          <w:shd w:val="clear" w:color="auto" w:fill="FFFFFF"/>
          <w:lang w:val="en"/>
        </w:rPr>
        <w:t xml:space="preserve"> </w:t>
      </w:r>
      <w:r w:rsidRPr="00272C47" w:rsidR="00A62DF4">
        <w:rPr>
          <w:rStyle w:val="normaltextrun"/>
          <w:color w:val="000000"/>
          <w:shd w:val="clear" w:color="auto" w:fill="FFFFFF"/>
          <w:lang w:val="en"/>
        </w:rPr>
        <w:t>have</w:t>
      </w:r>
      <w:r w:rsidRPr="00272C47">
        <w:rPr>
          <w:rStyle w:val="normaltextrun"/>
          <w:color w:val="000000"/>
          <w:shd w:val="clear" w:color="auto" w:fill="FFFFFF"/>
          <w:lang w:val="en"/>
        </w:rPr>
        <w:t xml:space="preserve"> finished training, they are selected </w:t>
      </w:r>
      <w:r w:rsidR="00A44BE6">
        <w:rPr>
          <w:rStyle w:val="normaltextrun"/>
          <w:color w:val="000000"/>
          <w:shd w:val="clear" w:color="auto" w:fill="FFFFFF"/>
          <w:lang w:val="en"/>
        </w:rPr>
        <w:t>with py3dmol</w:t>
      </w:r>
      <w:r w:rsidRPr="00272C47">
        <w:rPr>
          <w:rStyle w:val="normaltextrun"/>
          <w:color w:val="000000"/>
          <w:shd w:val="clear" w:color="auto" w:fill="FFFFFF"/>
          <w:lang w:val="en"/>
        </w:rPr>
        <w:t xml:space="preserve"> to demonstrate their effectiveness and efficiency</w:t>
      </w:r>
      <w:r w:rsidRPr="00EE4F98">
        <w:rPr>
          <w:rFonts w:ascii="Times New Roman" w:hAnsi="Times New Roman" w:eastAsia="Times New Roman" w:cs="Times New Roman"/>
          <w:color w:val="000000" w:themeColor="text1"/>
          <w:sz w:val="24"/>
          <w:szCs w:val="24"/>
        </w:rPr>
        <w:t xml:space="preserve"> </w:t>
      </w:r>
      <w:r w:rsidRPr="00272C47">
        <w:rPr>
          <w:rStyle w:val="normaltextrun"/>
          <w:color w:val="000000"/>
          <w:shd w:val="clear" w:color="auto" w:fill="FFFFFF"/>
          <w:lang w:val="en"/>
        </w:rPr>
        <w:t xml:space="preserve">in classifying </w:t>
      </w:r>
      <w:r w:rsidR="004F5AFD">
        <w:rPr>
          <w:rStyle w:val="normaltextrun"/>
          <w:color w:val="000000"/>
          <w:shd w:val="clear" w:color="auto" w:fill="FFFFFF"/>
          <w:lang w:val="en"/>
        </w:rPr>
        <w:t>H2L</w:t>
      </w:r>
      <w:r w:rsidRPr="00272C47">
        <w:rPr>
          <w:rStyle w:val="normaltextrun"/>
          <w:color w:val="000000"/>
          <w:shd w:val="clear" w:color="auto" w:fill="FFFFFF"/>
          <w:lang w:val="en"/>
        </w:rPr>
        <w:t xml:space="preserve"> compounds</w:t>
      </w:r>
      <w:r w:rsidR="005963B2">
        <w:rPr>
          <w:rStyle w:val="normaltextrun"/>
          <w:color w:val="000000"/>
          <w:shd w:val="clear" w:color="auto" w:fill="FFFFFF"/>
          <w:lang w:val="en"/>
        </w:rPr>
        <w:t xml:space="preserve"> or </w:t>
      </w:r>
      <w:r w:rsidR="008369D8">
        <w:rPr>
          <w:i/>
          <w:iCs/>
          <w:lang w:eastAsia="ja-JP"/>
        </w:rPr>
        <w:t>top 10%</w:t>
      </w:r>
      <w:r w:rsidR="00B92401">
        <w:rPr>
          <w:i/>
          <w:iCs/>
          <w:lang w:eastAsia="ja-JP"/>
        </w:rPr>
        <w:t xml:space="preserve"> leading</w:t>
      </w:r>
      <w:r w:rsidR="005963B2">
        <w:rPr>
          <w:rStyle w:val="normaltextrun"/>
          <w:color w:val="000000"/>
          <w:shd w:val="clear" w:color="auto" w:fill="FFFFFF"/>
          <w:lang w:val="en"/>
        </w:rPr>
        <w:t xml:space="preserve"> compounds</w:t>
      </w:r>
      <w:r w:rsidRPr="00272C47">
        <w:rPr>
          <w:rStyle w:val="normaltextrun"/>
          <w:color w:val="000000"/>
          <w:shd w:val="clear" w:color="auto" w:fill="FFFFFF"/>
          <w:lang w:val="en"/>
        </w:rPr>
        <w:t xml:space="preserve">. In addition to this, there are available algorithms to evaluate the performance of the models on testing dataset and export a csv file with details of each prediction on each molecule. </w:t>
      </w:r>
    </w:p>
    <w:p w:rsidRPr="00631A48" w:rsidR="00272C47" w:rsidP="00272C47" w:rsidRDefault="002038C8" w14:paraId="684C7D44" w14:textId="0B62DB61">
      <w:pPr>
        <w:pStyle w:val="Statements"/>
        <w:rPr>
          <w:lang w:eastAsia="ja-JP"/>
        </w:rPr>
      </w:pPr>
      <w:r>
        <w:rPr>
          <w:rStyle w:val="normaltextrun"/>
          <w:color w:val="000000"/>
          <w:shd w:val="clear" w:color="auto" w:fill="FFFFFF"/>
          <w:lang w:val="en"/>
        </w:rPr>
        <w:t>T</w:t>
      </w:r>
      <w:r w:rsidRPr="00272C47" w:rsidR="00272C47">
        <w:rPr>
          <w:rStyle w:val="normaltextrun"/>
          <w:color w:val="000000"/>
          <w:shd w:val="clear" w:color="auto" w:fill="FFFFFF"/>
          <w:lang w:val="en"/>
        </w:rPr>
        <w:t xml:space="preserve">o showcase the </w:t>
      </w:r>
      <w:r w:rsidR="00783588">
        <w:rPr>
          <w:rStyle w:val="normaltextrun"/>
          <w:color w:val="000000"/>
          <w:shd w:val="clear" w:color="auto" w:fill="FFFFFF"/>
          <w:lang w:val="en"/>
        </w:rPr>
        <w:t>H2L</w:t>
      </w:r>
      <w:r w:rsidRPr="00272C47" w:rsidR="00272C47">
        <w:rPr>
          <w:rStyle w:val="normaltextrun"/>
          <w:color w:val="000000"/>
          <w:shd w:val="clear" w:color="auto" w:fill="FFFFFF"/>
          <w:lang w:val="en"/>
        </w:rPr>
        <w:t xml:space="preserve"> </w:t>
      </w:r>
      <w:r w:rsidR="005963B2">
        <w:rPr>
          <w:rStyle w:val="normaltextrun"/>
          <w:color w:val="000000"/>
          <w:shd w:val="clear" w:color="auto" w:fill="FFFFFF"/>
          <w:lang w:val="en"/>
        </w:rPr>
        <w:t>(</w:t>
      </w:r>
      <w:r w:rsidR="008369D8">
        <w:rPr>
          <w:i/>
          <w:iCs/>
          <w:lang w:eastAsia="ja-JP"/>
        </w:rPr>
        <w:t>top 10%</w:t>
      </w:r>
      <w:r w:rsidR="00B92401">
        <w:rPr>
          <w:i/>
          <w:iCs/>
          <w:lang w:eastAsia="ja-JP"/>
        </w:rPr>
        <w:t xml:space="preserve"> leading</w:t>
      </w:r>
      <w:r w:rsidR="005963B2">
        <w:rPr>
          <w:rStyle w:val="normaltextrun"/>
          <w:color w:val="000000"/>
          <w:shd w:val="clear" w:color="auto" w:fill="FFFFFF"/>
          <w:lang w:val="en"/>
        </w:rPr>
        <w:t>)</w:t>
      </w:r>
      <w:r w:rsidRPr="00272C47" w:rsidR="00272C47">
        <w:rPr>
          <w:rStyle w:val="normaltextrun"/>
          <w:color w:val="000000"/>
          <w:shd w:val="clear" w:color="auto" w:fill="FFFFFF"/>
          <w:lang w:val="en"/>
        </w:rPr>
        <w:t xml:space="preserve"> predictions in detail and the evaluation of the model on the sample size, we have to implement an algorithm in identifying unique complexes within the dataset because the ligand binding with the same protein can appear multiple times due to its efficacy relying on the position and the rotation the ligand docking to. </w:t>
      </w:r>
    </w:p>
    <w:p w:rsidRPr="00631A48" w:rsidR="00D70F33" w:rsidP="00631A48" w:rsidRDefault="00631A48" w14:paraId="33F3911E" w14:textId="275B751E">
      <w:pPr>
        <w:pStyle w:val="Head2"/>
      </w:pPr>
      <w:r>
        <w:t xml:space="preserve">3.4 </w:t>
      </w:r>
      <w:r>
        <w:tab/>
      </w:r>
      <w:r w:rsidRPr="00090031" w:rsidR="00D70F33">
        <w:t>Proposed</w:t>
      </w:r>
      <w:r w:rsidRPr="00A11417" w:rsidR="00D70F33">
        <w:t xml:space="preserve"> </w:t>
      </w:r>
      <w:r w:rsidRPr="003E0D6F" w:rsidR="00D70F33">
        <w:t>architecture</w:t>
      </w:r>
    </w:p>
    <w:p w:rsidR="007D0F8D" w:rsidP="007D0F8D" w:rsidRDefault="001053D8" w14:paraId="314B48E3" w14:textId="4ED7D2A2">
      <w:pPr>
        <w:pStyle w:val="Statements"/>
        <w:ind w:firstLine="0"/>
        <w:rPr>
          <w:rStyle w:val="normaltextrun"/>
          <w:color w:val="000000"/>
          <w:lang w:val="en"/>
        </w:rPr>
      </w:pPr>
      <w:r w:rsidRPr="001053D8">
        <w:rPr>
          <w:rStyle w:val="normaltextrun"/>
          <w:color w:val="000000"/>
          <w:lang w:val="en"/>
        </w:rPr>
        <w:t>The SFCNN model</w:t>
      </w:r>
      <w:r>
        <w:rPr>
          <w:rStyle w:val="normaltextrun"/>
          <w:color w:val="000000"/>
          <w:lang w:val="en"/>
        </w:rPr>
        <w:t xml:space="preserve"> from paper </w:t>
      </w:r>
      <w:r w:rsidR="001B5119">
        <w:rPr>
          <w:rStyle w:val="normaltextrun"/>
          <w:color w:val="000000"/>
          <w:lang w:val="en"/>
        </w:rPr>
        <w:t>[16]</w:t>
      </w:r>
      <w:r w:rsidRPr="001053D8">
        <w:rPr>
          <w:rStyle w:val="normaltextrun"/>
          <w:color w:val="000000"/>
          <w:lang w:val="en"/>
        </w:rPr>
        <w:t xml:space="preserve"> is similar to the 3DCNN model in structure and components. However, the SFCNN model focuses on learning the binding sites of ligands instead of the whole molecule by constructing input data from the positioning of the ligands. Although SFCNN and 3DCNN use the same building blocks and steps in training, their input data shape and receiving data are the main differences in achieving distinguishable results and evaluation. </w:t>
      </w:r>
    </w:p>
    <w:p w:rsidRPr="00A11417" w:rsidR="001053D8" w:rsidP="002C5A3F" w:rsidRDefault="001053D8" w14:paraId="3468E9A1" w14:textId="7AEF38BC">
      <w:pPr>
        <w:pStyle w:val="Statements"/>
        <w:rPr>
          <w:rStyle w:val="normaltextrun"/>
          <w:color w:val="000000"/>
          <w:lang w:val="en"/>
        </w:rPr>
      </w:pPr>
      <w:r w:rsidRPr="001053D8">
        <w:rPr>
          <w:rStyle w:val="normaltextrun"/>
          <w:color w:val="000000"/>
          <w:lang w:val="en"/>
        </w:rPr>
        <w:t xml:space="preserve">Figure </w:t>
      </w:r>
      <w:r w:rsidR="001724B9">
        <w:rPr>
          <w:rStyle w:val="normaltextrun"/>
          <w:color w:val="000000"/>
          <w:lang w:val="en"/>
        </w:rPr>
        <w:t>10</w:t>
      </w:r>
      <w:r w:rsidRPr="001053D8">
        <w:rPr>
          <w:rStyle w:val="normaltextrun"/>
          <w:color w:val="000000"/>
          <w:lang w:val="en"/>
        </w:rPr>
        <w:t xml:space="preserve"> shows the </w:t>
      </w:r>
      <w:bookmarkStart w:name="_Hlk145437723" w:id="4"/>
      <w:r w:rsidRPr="001053D8">
        <w:rPr>
          <w:rStyle w:val="normaltextrun"/>
          <w:color w:val="000000"/>
          <w:lang w:val="en"/>
        </w:rPr>
        <w:t xml:space="preserve">SFCNN model </w:t>
      </w:r>
      <w:bookmarkEnd w:id="4"/>
      <w:r w:rsidRPr="001053D8">
        <w:rPr>
          <w:rStyle w:val="normaltextrun"/>
          <w:color w:val="000000"/>
          <w:lang w:val="en"/>
        </w:rPr>
        <w:t xml:space="preserve">constructed upon multiple convolution layers that start with an input layer of (20, 20, 20, </w:t>
      </w:r>
      <w:r w:rsidR="004C793B">
        <w:rPr>
          <w:rStyle w:val="normaltextrun"/>
          <w:color w:val="000000"/>
          <w:lang w:val="en"/>
        </w:rPr>
        <w:t>28</w:t>
      </w:r>
      <w:r w:rsidRPr="001053D8">
        <w:rPr>
          <w:rStyle w:val="normaltextrun"/>
          <w:color w:val="000000"/>
          <w:lang w:val="en"/>
        </w:rPr>
        <w:t xml:space="preserve">). The model then repeats the pattern of Conv, Batch Norm, Activation, and Pooling until it diverges into Fully connected layers to predict BA and Global pooling to classify </w:t>
      </w:r>
      <w:r w:rsidR="00080A00">
        <w:rPr>
          <w:rStyle w:val="normaltextrun"/>
          <w:color w:val="000000"/>
          <w:lang w:val="en"/>
        </w:rPr>
        <w:t>“Hit”</w:t>
      </w:r>
      <w:r w:rsidRPr="001053D8">
        <w:rPr>
          <w:rStyle w:val="normaltextrun"/>
          <w:color w:val="000000"/>
          <w:lang w:val="en"/>
        </w:rPr>
        <w:t xml:space="preserve"> or no </w:t>
      </w:r>
      <w:r w:rsidR="00080A00">
        <w:rPr>
          <w:rStyle w:val="normaltextrun"/>
          <w:color w:val="000000"/>
          <w:lang w:val="en"/>
        </w:rPr>
        <w:t>“Hit”.</w:t>
      </w:r>
    </w:p>
    <w:p w:rsidRPr="00A11417" w:rsidR="00D70F33" w:rsidP="00326F3D" w:rsidRDefault="00D70F33" w14:paraId="79B58953" w14:textId="3A1F9050">
      <w:pPr>
        <w:pStyle w:val="BodyText"/>
        <w:shd w:val="clear" w:color="auto" w:fill="FFFFFF" w:themeFill="background1"/>
        <w:rPr>
          <w:sz w:val="16"/>
          <w:szCs w:val="16"/>
        </w:rPr>
      </w:pPr>
      <w:r>
        <w:t xml:space="preserve"> </w:t>
      </w:r>
      <w:r w:rsidRPr="00EE4F98" w:rsidR="00091BF4">
        <w:rPr>
          <w:rFonts w:ascii="Times New Roman" w:hAnsi="Times New Roman" w:cs="Times New Roman"/>
          <w:noProof/>
          <w:color w:val="000000" w:themeColor="text1"/>
          <w:sz w:val="24"/>
          <w:szCs w:val="24"/>
        </w:rPr>
        <w:drawing>
          <wp:inline distT="0" distB="0" distL="0" distR="0" wp14:anchorId="28DEDE6F" wp14:editId="322B5F66">
            <wp:extent cx="3046730" cy="3340608"/>
            <wp:effectExtent l="0" t="0" r="1270" b="0"/>
            <wp:docPr id="1066073242" name="Picture 1066073242" descr="A picture containing text, diagram, sketch,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73242" name="Picture 1" descr="A picture containing text, diagram, sketch, black and white&#10;&#10;Description automatically generated"/>
                    <pic:cNvPicPr/>
                  </pic:nvPicPr>
                  <pic:blipFill>
                    <a:blip r:embed="rId28"/>
                    <a:stretch>
                      <a:fillRect/>
                    </a:stretch>
                  </pic:blipFill>
                  <pic:spPr>
                    <a:xfrm>
                      <a:off x="0" y="0"/>
                      <a:ext cx="3046730" cy="3340608"/>
                    </a:xfrm>
                    <a:prstGeom prst="rect">
                      <a:avLst/>
                    </a:prstGeom>
                  </pic:spPr>
                </pic:pic>
              </a:graphicData>
            </a:graphic>
          </wp:inline>
        </w:drawing>
      </w:r>
      <w:r w:rsidRPr="00A11417">
        <w:rPr>
          <w:sz w:val="16"/>
          <w:szCs w:val="16"/>
        </w:rPr>
        <w:t xml:space="preserve"> </w:t>
      </w:r>
    </w:p>
    <w:p w:rsidRPr="00560353" w:rsidR="00D70F33" w:rsidP="00631A48" w:rsidRDefault="00D70F33" w14:paraId="44622DA3" w14:textId="0BE65A13">
      <w:pPr>
        <w:pStyle w:val="FigureCaption"/>
      </w:pPr>
      <w:bookmarkStart w:name="_Toc136268826" w:id="5"/>
      <w:r w:rsidRPr="00560353">
        <w:t>Fig</w:t>
      </w:r>
      <w:r w:rsidRPr="00560353" w:rsidR="00631A48">
        <w:t xml:space="preserve">ure </w:t>
      </w:r>
      <w:r w:rsidR="001724B9">
        <w:t>10</w:t>
      </w:r>
      <w:r w:rsidRPr="00560353" w:rsidR="00631A48">
        <w:t>:</w:t>
      </w:r>
      <w:r w:rsidRPr="00560353">
        <w:t xml:space="preserve"> </w:t>
      </w:r>
      <w:r w:rsidRPr="00560353" w:rsidR="00091BF4">
        <w:t>SF</w:t>
      </w:r>
      <w:r w:rsidRPr="00560353">
        <w:t>CNN Architecture</w:t>
      </w:r>
      <w:bookmarkEnd w:id="5"/>
    </w:p>
    <w:p w:rsidR="005B25AA" w:rsidP="00F8173B" w:rsidRDefault="00851952" w14:paraId="4F1CFBC6" w14:textId="1BD7844F">
      <w:pPr>
        <w:pStyle w:val="FigureCaption"/>
        <w:rPr>
          <w:noProof/>
        </w:rPr>
      </w:pPr>
      <w:r w:rsidRPr="00851952">
        <w:rPr>
          <w:noProof/>
        </w:rPr>
        <w:drawing>
          <wp:inline distT="0" distB="0" distL="0" distR="0" wp14:anchorId="400FF5ED" wp14:editId="605CF0C5">
            <wp:extent cx="1635428" cy="1973580"/>
            <wp:effectExtent l="0" t="0" r="3175" b="7620"/>
            <wp:docPr id="1744304923" name="Picture 1744304923"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04923" name="Picture 1" descr="A diagram of a computer program&#10;&#10;Description automatically generated with medium confidence"/>
                    <pic:cNvPicPr/>
                  </pic:nvPicPr>
                  <pic:blipFill>
                    <a:blip r:embed="rId29"/>
                    <a:stretch>
                      <a:fillRect/>
                    </a:stretch>
                  </pic:blipFill>
                  <pic:spPr>
                    <a:xfrm>
                      <a:off x="0" y="0"/>
                      <a:ext cx="1651225" cy="1992643"/>
                    </a:xfrm>
                    <a:prstGeom prst="rect">
                      <a:avLst/>
                    </a:prstGeom>
                  </pic:spPr>
                </pic:pic>
              </a:graphicData>
            </a:graphic>
          </wp:inline>
        </w:drawing>
      </w:r>
    </w:p>
    <w:p w:rsidR="00473B0B" w:rsidP="00473B0B" w:rsidRDefault="00473B0B" w14:paraId="5A4480B5" w14:textId="4D05DED7">
      <w:pPr>
        <w:pStyle w:val="FigureCaption"/>
      </w:pPr>
      <w:r w:rsidRPr="00560353">
        <w:t xml:space="preserve">Figure </w:t>
      </w:r>
      <w:r>
        <w:t>1</w:t>
      </w:r>
      <w:r w:rsidR="001724B9">
        <w:t>1</w:t>
      </w:r>
      <w:r w:rsidRPr="00560353">
        <w:t xml:space="preserve">: </w:t>
      </w:r>
      <w:r>
        <w:t>Hit Classification</w:t>
      </w:r>
    </w:p>
    <w:p w:rsidR="00560353" w:rsidP="007C5A2B" w:rsidRDefault="00560353" w14:paraId="35D43824" w14:textId="1D243EBE">
      <w:pPr>
        <w:pStyle w:val="Statements"/>
        <w:rPr>
          <w:rStyle w:val="normaltextrun"/>
          <w:b/>
          <w:bCs/>
        </w:rPr>
      </w:pPr>
      <w:r>
        <w:rPr>
          <w:rStyle w:val="normaltextrun"/>
        </w:rPr>
        <w:t xml:space="preserve">Our </w:t>
      </w:r>
      <w:r w:rsidRPr="007C5A2B">
        <w:rPr>
          <w:rStyle w:val="normaltextrun"/>
          <w:color w:val="000000"/>
          <w:lang w:val="en"/>
        </w:rPr>
        <w:t>proposed</w:t>
      </w:r>
      <w:r>
        <w:rPr>
          <w:rStyle w:val="normaltextrun"/>
        </w:rPr>
        <w:t xml:space="preserve"> </w:t>
      </w:r>
      <w:r w:rsidRPr="00560353">
        <w:rPr>
          <w:rStyle w:val="normaltextrun"/>
        </w:rPr>
        <w:t>SFCNN model</w:t>
      </w:r>
      <w:r w:rsidR="0038516A">
        <w:rPr>
          <w:rStyle w:val="normaltextrun"/>
        </w:rPr>
        <w:t xml:space="preserve"> obtains a </w:t>
      </w:r>
      <w:r w:rsidR="0032383F">
        <w:rPr>
          <w:rStyle w:val="normaltextrun"/>
        </w:rPr>
        <w:t xml:space="preserve">classification </w:t>
      </w:r>
      <w:r w:rsidR="0038516A">
        <w:rPr>
          <w:rStyle w:val="normaltextrun"/>
        </w:rPr>
        <w:t xml:space="preserve">branch in its architecture to </w:t>
      </w:r>
      <w:r w:rsidR="00B562ED">
        <w:rPr>
          <w:rStyle w:val="normaltextrun"/>
        </w:rPr>
        <w:t>learn Hit status</w:t>
      </w:r>
      <w:r w:rsidR="00BC57FC">
        <w:rPr>
          <w:rStyle w:val="normaltextrun"/>
        </w:rPr>
        <w:t xml:space="preserve"> and reduce the stress and fine tuning of the </w:t>
      </w:r>
      <w:r w:rsidR="00004212">
        <w:rPr>
          <w:rStyle w:val="normaltextrun"/>
        </w:rPr>
        <w:t xml:space="preserve">BA </w:t>
      </w:r>
      <w:r w:rsidR="001267AC">
        <w:rPr>
          <w:rStyle w:val="normaltextrun"/>
        </w:rPr>
        <w:t>layers</w:t>
      </w:r>
      <w:r w:rsidR="007671C8">
        <w:rPr>
          <w:rStyle w:val="normaltextrun"/>
          <w:bCs/>
        </w:rPr>
        <w:t xml:space="preserve"> shown in Fig.1</w:t>
      </w:r>
      <w:r w:rsidR="001724B9">
        <w:rPr>
          <w:rStyle w:val="normaltextrun"/>
          <w:bCs/>
        </w:rPr>
        <w:t>1</w:t>
      </w:r>
      <w:r w:rsidR="001267AC">
        <w:rPr>
          <w:rStyle w:val="normaltextrun"/>
        </w:rPr>
        <w:t xml:space="preserve">. </w:t>
      </w:r>
    </w:p>
    <w:p w:rsidR="00625147" w:rsidP="00F8173B" w:rsidRDefault="00625147" w14:paraId="3E9CD35D" w14:textId="157598C9">
      <w:pPr>
        <w:pStyle w:val="FigureCaption"/>
      </w:pPr>
      <w:r w:rsidRPr="00625147">
        <w:rPr>
          <w:noProof/>
        </w:rPr>
        <w:drawing>
          <wp:inline distT="0" distB="0" distL="0" distR="0" wp14:anchorId="5B731BE1" wp14:editId="240FBD83">
            <wp:extent cx="2063607" cy="3261360"/>
            <wp:effectExtent l="0" t="0" r="0" b="0"/>
            <wp:docPr id="1487203886" name="Picture 1487203886"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03886" name="Picture 1" descr="A diagram of a program&#10;&#10;Description automatically generated"/>
                    <pic:cNvPicPr/>
                  </pic:nvPicPr>
                  <pic:blipFill>
                    <a:blip r:embed="rId30"/>
                    <a:stretch>
                      <a:fillRect/>
                    </a:stretch>
                  </pic:blipFill>
                  <pic:spPr>
                    <a:xfrm>
                      <a:off x="0" y="0"/>
                      <a:ext cx="2082008" cy="3290442"/>
                    </a:xfrm>
                    <a:prstGeom prst="rect">
                      <a:avLst/>
                    </a:prstGeom>
                  </pic:spPr>
                </pic:pic>
              </a:graphicData>
            </a:graphic>
          </wp:inline>
        </w:drawing>
      </w:r>
    </w:p>
    <w:p w:rsidR="00625147" w:rsidP="00625147" w:rsidRDefault="00625147" w14:paraId="1690EE85" w14:textId="4430ABD5">
      <w:pPr>
        <w:pStyle w:val="FigureCaption"/>
      </w:pPr>
      <w:r w:rsidRPr="00560353">
        <w:t xml:space="preserve">Figure </w:t>
      </w:r>
      <w:r>
        <w:t>1</w:t>
      </w:r>
      <w:r w:rsidR="008C23CA">
        <w:t>2</w:t>
      </w:r>
      <w:r w:rsidRPr="00560353">
        <w:t xml:space="preserve">: </w:t>
      </w:r>
      <w:r w:rsidR="008460FF">
        <w:t>Modified SFCNN</w:t>
      </w:r>
    </w:p>
    <w:p w:rsidR="00625147" w:rsidP="007671C8" w:rsidRDefault="00430A71" w14:paraId="0247C659" w14:textId="2A9F3CF4">
      <w:pPr>
        <w:pStyle w:val="Statements"/>
        <w:rPr>
          <w:rStyle w:val="normaltextrun"/>
          <w:b/>
          <w:bCs/>
        </w:rPr>
      </w:pPr>
      <w:r>
        <w:rPr>
          <w:rStyle w:val="normaltextrun"/>
          <w:bCs/>
        </w:rPr>
        <w:t>Figure 1</w:t>
      </w:r>
      <w:r w:rsidR="008C23CA">
        <w:rPr>
          <w:rStyle w:val="normaltextrun"/>
          <w:bCs/>
        </w:rPr>
        <w:t>2</w:t>
      </w:r>
      <w:r>
        <w:rPr>
          <w:rStyle w:val="normaltextrun"/>
          <w:bCs/>
        </w:rPr>
        <w:t xml:space="preserve"> shows another</w:t>
      </w:r>
      <w:r w:rsidR="008C23CA">
        <w:rPr>
          <w:rStyle w:val="normaltextrun"/>
          <w:bCs/>
        </w:rPr>
        <w:t xml:space="preserve"> of our</w:t>
      </w:r>
      <w:r>
        <w:rPr>
          <w:rStyle w:val="normaltextrun"/>
          <w:bCs/>
        </w:rPr>
        <w:t xml:space="preserve"> </w:t>
      </w:r>
      <w:r w:rsidR="00625147">
        <w:rPr>
          <w:rStyle w:val="normaltextrun"/>
          <w:bCs/>
        </w:rPr>
        <w:t>propos</w:t>
      </w:r>
      <w:r>
        <w:rPr>
          <w:rStyle w:val="normaltextrun"/>
          <w:bCs/>
        </w:rPr>
        <w:t>al</w:t>
      </w:r>
      <w:r w:rsidR="008C23CA">
        <w:rPr>
          <w:rStyle w:val="normaltextrun"/>
          <w:bCs/>
        </w:rPr>
        <w:t xml:space="preserve"> model</w:t>
      </w:r>
      <w:r>
        <w:rPr>
          <w:rStyle w:val="normaltextrun"/>
          <w:bCs/>
        </w:rPr>
        <w:t>, namely</w:t>
      </w:r>
      <w:r w:rsidR="00625147">
        <w:rPr>
          <w:rStyle w:val="normaltextrun"/>
        </w:rPr>
        <w:t xml:space="preserve"> </w:t>
      </w:r>
      <w:r w:rsidR="008460FF">
        <w:rPr>
          <w:rStyle w:val="normaltextrun"/>
        </w:rPr>
        <w:t>modified SFCNN</w:t>
      </w:r>
      <w:r>
        <w:rPr>
          <w:rStyle w:val="normaltextrun"/>
          <w:bCs/>
        </w:rPr>
        <w:t>,</w:t>
      </w:r>
      <w:r w:rsidR="008460FF">
        <w:rPr>
          <w:rStyle w:val="normaltextrun"/>
        </w:rPr>
        <w:t xml:space="preserve"> </w:t>
      </w:r>
      <w:r w:rsidR="005451A6">
        <w:rPr>
          <w:rStyle w:val="normaltextrun"/>
        </w:rPr>
        <w:t>contains more layers</w:t>
      </w:r>
      <w:r w:rsidR="005F4CE4">
        <w:rPr>
          <w:rStyle w:val="normaltextrun"/>
        </w:rPr>
        <w:t xml:space="preserve"> aiding the </w:t>
      </w:r>
      <w:r w:rsidR="00657F28">
        <w:rPr>
          <w:rStyle w:val="normaltextrun"/>
        </w:rPr>
        <w:t xml:space="preserve">calculation of </w:t>
      </w:r>
      <w:r w:rsidRPr="007671C8" w:rsidR="00657F28">
        <w:rPr>
          <w:rStyle w:val="normaltextrun"/>
          <w:color w:val="000000"/>
          <w:lang w:val="en"/>
        </w:rPr>
        <w:t>the</w:t>
      </w:r>
      <w:r w:rsidR="00657F28">
        <w:rPr>
          <w:rStyle w:val="normaltextrun"/>
        </w:rPr>
        <w:t xml:space="preserve"> models and enhance the</w:t>
      </w:r>
      <w:r w:rsidR="000278C5">
        <w:rPr>
          <w:rStyle w:val="normaltextrun"/>
        </w:rPr>
        <w:t xml:space="preserve"> output of CNN layers</w:t>
      </w:r>
      <w:r w:rsidR="00183011">
        <w:rPr>
          <w:rStyle w:val="normaltextrun"/>
        </w:rPr>
        <w:t xml:space="preserve"> </w:t>
      </w:r>
      <w:r w:rsidRPr="00183011" w:rsidR="00183011">
        <w:rPr>
          <w:rStyle w:val="normaltextrun"/>
        </w:rPr>
        <w:t xml:space="preserve">Our </w:t>
      </w:r>
      <w:r w:rsidR="00774E62">
        <w:rPr>
          <w:rStyle w:val="normaltextrun"/>
          <w:bCs/>
        </w:rPr>
        <w:t>method</w:t>
      </w:r>
      <w:r w:rsidRPr="00183011" w:rsidR="00183011">
        <w:rPr>
          <w:rStyle w:val="normaltextrun"/>
        </w:rPr>
        <w:t xml:space="preserve"> is built with the same building blocks 3D Convolutional layer, Activation layer, Batch Normalization layer, Dropout layer, and Pooling layers which can be accessed by Keras and Tensorflow </w:t>
      </w:r>
      <w:r w:rsidRPr="00183011" w:rsidR="00B759F9">
        <w:rPr>
          <w:rStyle w:val="normaltextrun"/>
          <w:bCs/>
        </w:rPr>
        <w:t>libraries.</w:t>
      </w:r>
      <w:r w:rsidR="000278C5">
        <w:rPr>
          <w:rStyle w:val="normaltextrun"/>
          <w:bCs/>
        </w:rPr>
        <w:t xml:space="preserve"> </w:t>
      </w:r>
      <w:r w:rsidR="001B5119">
        <w:rPr>
          <w:rStyle w:val="normaltextrun"/>
          <w:bCs/>
        </w:rPr>
        <w:t xml:space="preserve">This model also contains the 2 branches for Hit classification and BA. </w:t>
      </w:r>
    </w:p>
    <w:p w:rsidRPr="00560353" w:rsidR="001B5119" w:rsidP="00625147" w:rsidRDefault="001B5119" w14:paraId="757EA0BB" w14:textId="77777777">
      <w:pPr>
        <w:pStyle w:val="FigureCaption"/>
      </w:pPr>
    </w:p>
    <w:p w:rsidR="00D70F33" w:rsidP="00631A48" w:rsidRDefault="00631A48" w14:paraId="3FE50596" w14:textId="1DEC40F0">
      <w:pPr>
        <w:pStyle w:val="Head2"/>
      </w:pPr>
      <w:r>
        <w:t xml:space="preserve">3.5 </w:t>
      </w:r>
      <w:r>
        <w:tab/>
      </w:r>
      <w:r w:rsidRPr="006D4E4C" w:rsidR="0071648B">
        <w:t>Random Dataset</w:t>
      </w:r>
      <w:r w:rsidRPr="006D4E4C" w:rsidR="00BB1057">
        <w:t>s</w:t>
      </w:r>
    </w:p>
    <w:p w:rsidR="00B94BC3" w:rsidP="00D70F33" w:rsidRDefault="003F74C4" w14:paraId="57D460C9" w14:textId="2B449D22">
      <w:pPr>
        <w:pStyle w:val="BodyText"/>
        <w:shd w:val="clear" w:color="auto" w:fill="FFFFFF" w:themeFill="background1"/>
        <w:rPr>
          <w:rFonts w:eastAsia="Times New Roman"/>
        </w:rPr>
      </w:pPr>
      <w:r>
        <w:rPr>
          <w:rFonts w:eastAsia="Times New Roman"/>
        </w:rPr>
        <w:t xml:space="preserve">We perform </w:t>
      </w:r>
      <w:r w:rsidR="000C1048">
        <w:rPr>
          <w:rFonts w:eastAsia="Times New Roman"/>
        </w:rPr>
        <w:t xml:space="preserve">2 random datasets for </w:t>
      </w:r>
      <w:r w:rsidR="00460B7E">
        <w:rPr>
          <w:rFonts w:eastAsia="Times New Roman"/>
        </w:rPr>
        <w:t xml:space="preserve">the models to train and test </w:t>
      </w:r>
      <w:r w:rsidR="00577525">
        <w:rPr>
          <w:rFonts w:eastAsia="Times New Roman"/>
        </w:rPr>
        <w:t>their</w:t>
      </w:r>
      <w:r w:rsidR="0052442A">
        <w:rPr>
          <w:rFonts w:eastAsia="Times New Roman"/>
        </w:rPr>
        <w:t xml:space="preserve"> capabilities. </w:t>
      </w:r>
      <w:r w:rsidR="00577525">
        <w:rPr>
          <w:rFonts w:eastAsia="Times New Roman"/>
        </w:rPr>
        <w:t>The first</w:t>
      </w:r>
      <w:r w:rsidR="00856718">
        <w:rPr>
          <w:rFonts w:eastAsia="Times New Roman"/>
        </w:rPr>
        <w:t xml:space="preserve"> one</w:t>
      </w:r>
      <w:r w:rsidR="00577525">
        <w:rPr>
          <w:rFonts w:eastAsia="Times New Roman"/>
        </w:rPr>
        <w:t xml:space="preserve"> is </w:t>
      </w:r>
      <w:r w:rsidRPr="009A4303" w:rsidR="009A4303">
        <w:rPr>
          <w:rFonts w:eastAsia="Times New Roman"/>
        </w:rPr>
        <w:t>Random protein selection dataset</w:t>
      </w:r>
      <w:r w:rsidR="009A4303">
        <w:rPr>
          <w:rFonts w:eastAsia="Times New Roman"/>
        </w:rPr>
        <w:t xml:space="preserve"> </w:t>
      </w:r>
      <w:r w:rsidR="00444BE1">
        <w:rPr>
          <w:rFonts w:eastAsia="Times New Roman"/>
        </w:rPr>
        <w:t xml:space="preserve">as we </w:t>
      </w:r>
      <w:r w:rsidR="00A57EF9">
        <w:rPr>
          <w:rFonts w:eastAsia="Times New Roman"/>
        </w:rPr>
        <w:t>split th</w:t>
      </w:r>
      <w:r w:rsidR="00282960">
        <w:rPr>
          <w:rFonts w:eastAsia="Times New Roman"/>
        </w:rPr>
        <w:t xml:space="preserve">e </w:t>
      </w:r>
      <w:r w:rsidR="008A28B9">
        <w:rPr>
          <w:rFonts w:eastAsia="Times New Roman"/>
        </w:rPr>
        <w:t xml:space="preserve">21 ligands </w:t>
      </w:r>
      <w:r w:rsidR="007A390D">
        <w:rPr>
          <w:rFonts w:eastAsia="Times New Roman"/>
        </w:rPr>
        <w:t xml:space="preserve">binding with the 8 proteins </w:t>
      </w:r>
      <w:r w:rsidR="0052176C">
        <w:rPr>
          <w:rFonts w:eastAsia="Times New Roman"/>
        </w:rPr>
        <w:t xml:space="preserve">into 15 ligands for training, 3 for validation and 3 for </w:t>
      </w:r>
      <w:r w:rsidR="00320F49">
        <w:rPr>
          <w:rFonts w:eastAsia="Times New Roman"/>
        </w:rPr>
        <w:t>testing.</w:t>
      </w:r>
      <w:r w:rsidR="00694054">
        <w:rPr>
          <w:rFonts w:eastAsia="Times New Roman"/>
        </w:rPr>
        <w:t xml:space="preserve"> The models are forced to learn every </w:t>
      </w:r>
      <w:r w:rsidR="00DE513F">
        <w:rPr>
          <w:rFonts w:eastAsia="Times New Roman"/>
        </w:rPr>
        <w:t xml:space="preserve">positioning </w:t>
      </w:r>
      <w:r w:rsidR="00147639">
        <w:rPr>
          <w:rFonts w:eastAsia="Times New Roman"/>
        </w:rPr>
        <w:t xml:space="preserve">15 ligands </w:t>
      </w:r>
      <w:r w:rsidR="009467D8">
        <w:rPr>
          <w:rFonts w:eastAsia="Times New Roman"/>
        </w:rPr>
        <w:t xml:space="preserve">can arrange themselves to bind and get the </w:t>
      </w:r>
      <w:r w:rsidR="00C615DB">
        <w:rPr>
          <w:rFonts w:eastAsia="Times New Roman"/>
        </w:rPr>
        <w:t xml:space="preserve">desired </w:t>
      </w:r>
      <w:r w:rsidR="0043632D">
        <w:rPr>
          <w:rFonts w:eastAsia="Times New Roman"/>
        </w:rPr>
        <w:t>outcome</w:t>
      </w:r>
      <w:r w:rsidR="002E0C53">
        <w:rPr>
          <w:rFonts w:eastAsia="Times New Roman"/>
        </w:rPr>
        <w:t xml:space="preserve"> while </w:t>
      </w:r>
      <w:r w:rsidR="007B43B8">
        <w:rPr>
          <w:rFonts w:eastAsia="Times New Roman"/>
        </w:rPr>
        <w:t xml:space="preserve">the models </w:t>
      </w:r>
      <w:r w:rsidR="00FD2B05">
        <w:rPr>
          <w:rFonts w:eastAsia="Times New Roman"/>
        </w:rPr>
        <w:t xml:space="preserve">correct their mistakes from the </w:t>
      </w:r>
      <w:r w:rsidR="0027667F">
        <w:rPr>
          <w:rFonts w:eastAsia="Times New Roman"/>
        </w:rPr>
        <w:t>3-validation</w:t>
      </w:r>
      <w:r w:rsidR="00FD2B05">
        <w:rPr>
          <w:rFonts w:eastAsia="Times New Roman"/>
        </w:rPr>
        <w:t xml:space="preserve"> </w:t>
      </w:r>
      <w:r w:rsidR="004E5282">
        <w:rPr>
          <w:rFonts w:eastAsia="Times New Roman"/>
        </w:rPr>
        <w:t>dataset</w:t>
      </w:r>
      <w:r w:rsidR="0027667F">
        <w:rPr>
          <w:rFonts w:eastAsia="Times New Roman"/>
        </w:rPr>
        <w:t xml:space="preserve">. Finally, the models will be introduced with </w:t>
      </w:r>
      <w:r w:rsidR="00993D9F">
        <w:rPr>
          <w:rFonts w:eastAsia="Times New Roman"/>
        </w:rPr>
        <w:t>totally</w:t>
      </w:r>
      <w:r w:rsidR="0027667F">
        <w:rPr>
          <w:rFonts w:eastAsia="Times New Roman"/>
        </w:rPr>
        <w:t xml:space="preserve"> </w:t>
      </w:r>
      <w:r w:rsidR="00E128E6">
        <w:rPr>
          <w:rFonts w:eastAsia="Times New Roman"/>
        </w:rPr>
        <w:t>brand-new</w:t>
      </w:r>
      <w:r w:rsidR="0027667F">
        <w:rPr>
          <w:rFonts w:eastAsia="Times New Roman"/>
        </w:rPr>
        <w:t xml:space="preserve"> ligands to </w:t>
      </w:r>
      <w:r w:rsidR="003477F4">
        <w:rPr>
          <w:rFonts w:eastAsia="Times New Roman"/>
        </w:rPr>
        <w:t>test</w:t>
      </w:r>
      <w:r w:rsidR="00F7074F">
        <w:rPr>
          <w:rFonts w:eastAsia="Times New Roman"/>
        </w:rPr>
        <w:t xml:space="preserve">, </w:t>
      </w:r>
      <w:r w:rsidR="005E5BE1">
        <w:rPr>
          <w:rFonts w:eastAsia="Times New Roman"/>
        </w:rPr>
        <w:t>it is picked randomly as</w:t>
      </w:r>
      <w:r w:rsidR="00D81FF6">
        <w:rPr>
          <w:rFonts w:eastAsia="Times New Roman"/>
        </w:rPr>
        <w:t xml:space="preserve"> despite</w:t>
      </w:r>
      <w:r w:rsidR="005E5BE1">
        <w:rPr>
          <w:rFonts w:eastAsia="Times New Roman"/>
        </w:rPr>
        <w:t xml:space="preserve"> </w:t>
      </w:r>
      <w:r w:rsidR="00D81FF6">
        <w:rPr>
          <w:rFonts w:eastAsia="Times New Roman"/>
        </w:rPr>
        <w:t xml:space="preserve">each </w:t>
      </w:r>
      <w:r w:rsidR="005E5BE1">
        <w:rPr>
          <w:rFonts w:eastAsia="Times New Roman"/>
        </w:rPr>
        <w:t>ligand</w:t>
      </w:r>
      <w:r w:rsidR="00293D02">
        <w:rPr>
          <w:rFonts w:eastAsia="Times New Roman"/>
        </w:rPr>
        <w:t xml:space="preserve">’s goal is to </w:t>
      </w:r>
      <w:r w:rsidR="009A3E66">
        <w:rPr>
          <w:rFonts w:eastAsia="Times New Roman"/>
        </w:rPr>
        <w:t>eliminate HFMD</w:t>
      </w:r>
      <w:r w:rsidR="009C2F96">
        <w:rPr>
          <w:rFonts w:eastAsia="Times New Roman"/>
        </w:rPr>
        <w:t xml:space="preserve">, </w:t>
      </w:r>
      <w:r w:rsidR="00FC6EF1">
        <w:rPr>
          <w:rFonts w:eastAsia="Times New Roman"/>
        </w:rPr>
        <w:t xml:space="preserve">each one still </w:t>
      </w:r>
      <w:r w:rsidR="004D31BB">
        <w:rPr>
          <w:rFonts w:eastAsia="Times New Roman"/>
        </w:rPr>
        <w:t>generates</w:t>
      </w:r>
      <w:r w:rsidR="00DE0E76">
        <w:rPr>
          <w:rFonts w:eastAsia="Times New Roman"/>
        </w:rPr>
        <w:t xml:space="preserve"> its own </w:t>
      </w:r>
      <w:r w:rsidR="002E1AD2">
        <w:rPr>
          <w:rFonts w:eastAsia="Times New Roman"/>
        </w:rPr>
        <w:t>BA result</w:t>
      </w:r>
      <w:r w:rsidR="00AD7010">
        <w:rPr>
          <w:rFonts w:eastAsia="Times New Roman"/>
        </w:rPr>
        <w:t xml:space="preserve"> and</w:t>
      </w:r>
      <w:r w:rsidR="00A67130">
        <w:rPr>
          <w:rFonts w:eastAsia="Times New Roman"/>
        </w:rPr>
        <w:t xml:space="preserve"> success of docking into the proteins perfectly.</w:t>
      </w:r>
      <w:r w:rsidR="005E5BE1">
        <w:rPr>
          <w:rFonts w:eastAsia="Times New Roman"/>
        </w:rPr>
        <w:t xml:space="preserve"> </w:t>
      </w:r>
    </w:p>
    <w:p w:rsidR="00C07132" w:rsidP="00856718" w:rsidRDefault="00394C94" w14:paraId="4FBCF7BE" w14:textId="1E85541A">
      <w:pPr>
        <w:pStyle w:val="Statements"/>
        <w:rPr>
          <w:rFonts w:eastAsia="Times New Roman"/>
        </w:rPr>
      </w:pPr>
      <w:r>
        <w:rPr>
          <w:rFonts w:eastAsia="Times New Roman"/>
        </w:rPr>
        <w:t xml:space="preserve">The second dataset is </w:t>
      </w:r>
      <w:r w:rsidRPr="00856718">
        <w:rPr>
          <w:rStyle w:val="normaltextrun"/>
          <w:color w:val="000000"/>
          <w:lang w:val="en"/>
        </w:rPr>
        <w:t>randomized</w:t>
      </w:r>
      <w:r>
        <w:rPr>
          <w:rFonts w:eastAsia="Times New Roman"/>
        </w:rPr>
        <w:t xml:space="preserve"> by </w:t>
      </w:r>
      <w:r w:rsidRPr="00EB1A13" w:rsidR="00EB1A13">
        <w:rPr>
          <w:rFonts w:eastAsia="Times New Roman"/>
        </w:rPr>
        <w:t>Mersenne Twister pseudo-random number generator</w:t>
      </w:r>
      <w:r w:rsidR="008C2E7C">
        <w:rPr>
          <w:rFonts w:eastAsia="Times New Roman"/>
        </w:rPr>
        <w:t xml:space="preserve"> for all </w:t>
      </w:r>
      <w:r w:rsidR="00C652D7">
        <w:rPr>
          <w:rFonts w:eastAsia="Times New Roman"/>
        </w:rPr>
        <w:t>21 ligands over 8 proteins</w:t>
      </w:r>
      <w:r w:rsidR="00414CD8">
        <w:rPr>
          <w:rFonts w:eastAsia="Times New Roman"/>
        </w:rPr>
        <w:t xml:space="preserve">. </w:t>
      </w:r>
      <w:r w:rsidR="007B3C3C">
        <w:rPr>
          <w:rFonts w:eastAsia="Times New Roman"/>
        </w:rPr>
        <w:t xml:space="preserve">Fortunately, </w:t>
      </w:r>
      <w:r w:rsidR="00272A4A">
        <w:rPr>
          <w:rFonts w:eastAsia="Times New Roman"/>
        </w:rPr>
        <w:t xml:space="preserve">the </w:t>
      </w:r>
      <w:r w:rsidR="00C675F9">
        <w:rPr>
          <w:rFonts w:eastAsia="Times New Roman"/>
        </w:rPr>
        <w:t xml:space="preserve">generator provides a fixed method to </w:t>
      </w:r>
      <w:r w:rsidR="00DC35C1">
        <w:rPr>
          <w:rFonts w:eastAsia="Times New Roman"/>
        </w:rPr>
        <w:t xml:space="preserve">produce the same </w:t>
      </w:r>
      <w:r w:rsidR="00F83B5F">
        <w:rPr>
          <w:rFonts w:eastAsia="Times New Roman"/>
        </w:rPr>
        <w:t xml:space="preserve">randomized data for </w:t>
      </w:r>
      <w:r w:rsidR="00C62E97">
        <w:rPr>
          <w:rFonts w:eastAsia="Times New Roman"/>
        </w:rPr>
        <w:t xml:space="preserve">and test for evenly distributed </w:t>
      </w:r>
      <w:r w:rsidR="005A47E4">
        <w:rPr>
          <w:rFonts w:eastAsia="Times New Roman"/>
        </w:rPr>
        <w:t>ligands for training, validation</w:t>
      </w:r>
      <w:r w:rsidR="00A461CD">
        <w:rPr>
          <w:rFonts w:eastAsia="Times New Roman"/>
        </w:rPr>
        <w:t>,</w:t>
      </w:r>
      <w:r w:rsidR="005A47E4">
        <w:rPr>
          <w:rFonts w:eastAsia="Times New Roman"/>
        </w:rPr>
        <w:t xml:space="preserve"> and testing datasets. </w:t>
      </w:r>
      <w:r w:rsidR="00A461CD">
        <w:rPr>
          <w:rFonts w:eastAsia="Times New Roman"/>
        </w:rPr>
        <w:t>To</w:t>
      </w:r>
      <w:r w:rsidR="00083F5D">
        <w:rPr>
          <w:rFonts w:eastAsia="Times New Roman"/>
        </w:rPr>
        <w:t xml:space="preserve"> </w:t>
      </w:r>
      <w:r w:rsidR="000C0614">
        <w:rPr>
          <w:rFonts w:eastAsia="Times New Roman"/>
        </w:rPr>
        <w:t xml:space="preserve">compare with the </w:t>
      </w:r>
      <w:r w:rsidR="00CD1E17">
        <w:rPr>
          <w:rFonts w:eastAsia="Times New Roman"/>
        </w:rPr>
        <w:t xml:space="preserve">Random protein selection dataset on equal footing, </w:t>
      </w:r>
      <w:r w:rsidR="001F7EAC">
        <w:rPr>
          <w:rFonts w:eastAsia="Times New Roman"/>
        </w:rPr>
        <w:t xml:space="preserve">we match the </w:t>
      </w:r>
      <w:r w:rsidR="004F0A87">
        <w:rPr>
          <w:rFonts w:eastAsia="Times New Roman"/>
        </w:rPr>
        <w:t>data length for the datas</w:t>
      </w:r>
      <w:r w:rsidR="00B11471">
        <w:rPr>
          <w:rFonts w:eastAsia="Times New Roman"/>
        </w:rPr>
        <w:t>ets.</w:t>
      </w:r>
      <w:r w:rsidR="008E073F">
        <w:rPr>
          <w:rFonts w:eastAsia="Times New Roman"/>
        </w:rPr>
        <w:t xml:space="preserve"> </w:t>
      </w:r>
    </w:p>
    <w:p w:rsidR="0038208A" w:rsidP="00856718" w:rsidRDefault="0038208A" w14:paraId="693CA74F" w14:textId="66801624">
      <w:pPr>
        <w:pStyle w:val="Statements"/>
        <w:rPr>
          <w:rFonts w:eastAsia="Times New Roman"/>
        </w:rPr>
      </w:pPr>
      <w:r>
        <w:rPr>
          <w:rFonts w:eastAsia="Times New Roman"/>
        </w:rPr>
        <w:t xml:space="preserve">Our aim for </w:t>
      </w:r>
      <w:r w:rsidR="00D17DB6">
        <w:rPr>
          <w:rFonts w:eastAsia="Times New Roman"/>
        </w:rPr>
        <w:t xml:space="preserve">training </w:t>
      </w:r>
      <w:r w:rsidR="003D10A6">
        <w:rPr>
          <w:rFonts w:eastAsia="Times New Roman"/>
        </w:rPr>
        <w:t xml:space="preserve">the models on </w:t>
      </w:r>
      <w:r w:rsidR="00DB4A89">
        <w:rPr>
          <w:rFonts w:eastAsia="Times New Roman"/>
        </w:rPr>
        <w:t>these datasets</w:t>
      </w:r>
      <w:r>
        <w:rPr>
          <w:rFonts w:eastAsia="Times New Roman"/>
        </w:rPr>
        <w:t xml:space="preserve"> is to determine the dependenc</w:t>
      </w:r>
      <w:r w:rsidR="00012C96">
        <w:rPr>
          <w:rFonts w:eastAsia="Times New Roman"/>
        </w:rPr>
        <w:t>y</w:t>
      </w:r>
      <w:r>
        <w:rPr>
          <w:rFonts w:eastAsia="Times New Roman"/>
        </w:rPr>
        <w:t xml:space="preserve"> of the models </w:t>
      </w:r>
      <w:r w:rsidR="00012C96">
        <w:rPr>
          <w:rFonts w:eastAsia="Times New Roman"/>
        </w:rPr>
        <w:t xml:space="preserve">towards the </w:t>
      </w:r>
      <w:r w:rsidR="00674ED2">
        <w:rPr>
          <w:rFonts w:eastAsia="Times New Roman"/>
        </w:rPr>
        <w:t xml:space="preserve">full understanding of the ligands themselves or the </w:t>
      </w:r>
      <w:r w:rsidR="00354244">
        <w:rPr>
          <w:rFonts w:eastAsia="Times New Roman"/>
        </w:rPr>
        <w:t xml:space="preserve">rearrangement of the ligands themselves </w:t>
      </w:r>
      <w:r w:rsidR="003915A2">
        <w:rPr>
          <w:rFonts w:eastAsia="Times New Roman"/>
        </w:rPr>
        <w:t xml:space="preserve">when docking </w:t>
      </w:r>
      <w:r w:rsidR="00714B33">
        <w:rPr>
          <w:rFonts w:eastAsia="Times New Roman"/>
        </w:rPr>
        <w:t>to the proteins.</w:t>
      </w:r>
    </w:p>
    <w:p w:rsidRPr="003B12C2" w:rsidR="003B12C2" w:rsidP="003B12C2" w:rsidRDefault="003B12C2" w14:paraId="73BE3304" w14:textId="03E083A8">
      <w:pPr>
        <w:pStyle w:val="Head1"/>
        <w:spacing w:before="380"/>
        <w:rPr>
          <w14:ligatures w14:val="standard"/>
        </w:rPr>
      </w:pPr>
      <w:r>
        <w:rPr>
          <w14:ligatures w14:val="standard"/>
        </w:rPr>
        <w:t>4</w:t>
      </w:r>
      <w:r>
        <w:rPr>
          <w14:ligatures w14:val="standard"/>
        </w:rPr>
        <w:tab/>
      </w:r>
      <w:r w:rsidRPr="003B12C2" w:rsidR="00A461CD">
        <w:rPr>
          <w14:ligatures w14:val="standard"/>
        </w:rPr>
        <w:t>RESULTS</w:t>
      </w:r>
    </w:p>
    <w:p w:rsidRPr="00A11417" w:rsidR="00FA7AE3" w:rsidP="003B12C2" w:rsidRDefault="003B12C2" w14:paraId="06689322" w14:textId="2AE092EC">
      <w:pPr>
        <w:pStyle w:val="BodyText"/>
        <w:shd w:val="clear" w:color="auto" w:fill="FFFFFF" w:themeFill="background1"/>
        <w:rPr>
          <w:sz w:val="16"/>
          <w:szCs w:val="16"/>
        </w:rPr>
      </w:pPr>
      <w:r w:rsidRPr="00A11417">
        <w:rPr>
          <w:rFonts w:eastAsia="Times New Roman"/>
        </w:rPr>
        <w:t>These two libraries are written in Python language; thus, our models are trained in Python environment with Jupyter kernel to run each function individually. As the names of 3DCNN suggested, the models work with 3D Convolution which translates to the very 3D Convolutional layer only accepts 4D data grid or 5D data tensor, meaning the data is massive for one molecule meaning Local IDEs would take too long to process the training phase of machine learning. Therefore,</w:t>
      </w:r>
      <w:r w:rsidR="000E35A7">
        <w:rPr>
          <w:rFonts w:eastAsia="Times New Roman"/>
        </w:rPr>
        <w:t xml:space="preserve"> only required to perform training from any platform that </w:t>
      </w:r>
      <w:r w:rsidR="0082791A">
        <w:rPr>
          <w:rFonts w:eastAsia="Times New Roman"/>
        </w:rPr>
        <w:t>has Python environment to import Keras and RD</w:t>
      </w:r>
      <w:r w:rsidR="003E51BC">
        <w:rPr>
          <w:rFonts w:eastAsia="Times New Roman"/>
        </w:rPr>
        <w:t>K</w:t>
      </w:r>
      <w:r w:rsidR="0082791A">
        <w:rPr>
          <w:rFonts w:eastAsia="Times New Roman"/>
        </w:rPr>
        <w:t>it</w:t>
      </w:r>
      <w:r w:rsidRPr="00A11417">
        <w:rPr>
          <w:rFonts w:eastAsia="Times New Roman"/>
        </w:rPr>
        <w:t xml:space="preserve"> to take over the entire process from start to end of machine learning. </w:t>
      </w:r>
      <w:r w:rsidR="006C4E84">
        <w:rPr>
          <w:rFonts w:eastAsia="Times New Roman"/>
        </w:rPr>
        <w:t>Google Co</w:t>
      </w:r>
      <w:r w:rsidR="00FB535D">
        <w:rPr>
          <w:rFonts w:eastAsia="Times New Roman"/>
        </w:rPr>
        <w:t>la</w:t>
      </w:r>
      <w:r w:rsidR="006C4E84">
        <w:rPr>
          <w:rFonts w:eastAsia="Times New Roman"/>
        </w:rPr>
        <w:t>b with its access</w:t>
      </w:r>
      <w:r w:rsidRPr="00A11417">
        <w:rPr>
          <w:rFonts w:eastAsia="Times New Roman"/>
        </w:rPr>
        <w:t xml:space="preserve"> to Colab Pro allows us to work with more powerful compute units, we mainly use T4 GPU with High-RAM runtime while withholding 25.5 GB system RAM, and 166.8 GB disk to </w:t>
      </w:r>
      <w:r w:rsidRPr="00A11417">
        <w:t>freely</w:t>
      </w:r>
      <w:r w:rsidRPr="00A11417">
        <w:rPr>
          <w:rFonts w:eastAsia="Times New Roman"/>
          <w:sz w:val="24"/>
          <w:szCs w:val="24"/>
        </w:rPr>
        <w:t xml:space="preserve"> </w:t>
      </w:r>
      <w:r w:rsidRPr="00A11417">
        <w:rPr>
          <w:rFonts w:eastAsia="Times New Roman"/>
        </w:rPr>
        <w:t xml:space="preserve">handle machine learning and data analysis. Before starting the machine learning process, the data enters preprocessing phase to match each model’s input shape, </w:t>
      </w:r>
      <w:r w:rsidR="00045122">
        <w:rPr>
          <w:rFonts w:eastAsia="Times New Roman"/>
        </w:rPr>
        <w:t>SF</w:t>
      </w:r>
      <w:r w:rsidRPr="00A11417">
        <w:rPr>
          <w:rFonts w:eastAsia="Times New Roman"/>
        </w:rPr>
        <w:t>CNN with (</w:t>
      </w:r>
      <w:r w:rsidR="00045122">
        <w:rPr>
          <w:rFonts w:eastAsia="Times New Roman"/>
        </w:rPr>
        <w:t>20, 20</w:t>
      </w:r>
      <w:r w:rsidRPr="00A11417">
        <w:rPr>
          <w:rFonts w:eastAsia="Times New Roman"/>
        </w:rPr>
        <w:t>,</w:t>
      </w:r>
      <w:r w:rsidR="00045122">
        <w:rPr>
          <w:rFonts w:eastAsia="Times New Roman"/>
        </w:rPr>
        <w:t xml:space="preserve"> 20</w:t>
      </w:r>
      <w:r w:rsidRPr="00A11417">
        <w:rPr>
          <w:rFonts w:eastAsia="Times New Roman"/>
        </w:rPr>
        <w:t>,</w:t>
      </w:r>
      <w:r w:rsidR="00045122">
        <w:rPr>
          <w:rFonts w:eastAsia="Times New Roman"/>
        </w:rPr>
        <w:t>28</w:t>
      </w:r>
      <w:r w:rsidRPr="00A11417">
        <w:rPr>
          <w:rFonts w:eastAsia="Times New Roman"/>
        </w:rPr>
        <w:t xml:space="preserve">) and contains all the features of individual atom within the molecule and place them </w:t>
      </w:r>
      <w:r w:rsidR="00FA14BD">
        <w:rPr>
          <w:rFonts w:eastAsia="Times New Roman"/>
        </w:rPr>
        <w:t>to</w:t>
      </w:r>
      <w:r w:rsidRPr="00A11417">
        <w:rPr>
          <w:rFonts w:eastAsia="Times New Roman"/>
        </w:rPr>
        <w:t xml:space="preserve"> last dimension</w:t>
      </w:r>
      <w:r w:rsidR="00FA14BD">
        <w:rPr>
          <w:rFonts w:eastAsia="Times New Roman"/>
        </w:rPr>
        <w:t xml:space="preserve"> of the grid</w:t>
      </w:r>
      <w:r w:rsidR="00562582">
        <w:rPr>
          <w:rFonts w:eastAsia="Times New Roman"/>
        </w:rPr>
        <w:t xml:space="preserve"> just from doing one-hot </w:t>
      </w:r>
      <w:bookmarkStart w:name="_Hlk145426224" w:id="6"/>
      <w:r w:rsidR="00562582">
        <w:rPr>
          <w:rFonts w:eastAsia="Times New Roman"/>
        </w:rPr>
        <w:t>encoding</w:t>
      </w:r>
      <w:bookmarkEnd w:id="6"/>
      <w:r w:rsidR="00562582">
        <w:rPr>
          <w:rFonts w:eastAsia="Times New Roman"/>
        </w:rPr>
        <w:t>.</w:t>
      </w:r>
    </w:p>
    <w:p w:rsidR="003B12C2" w:rsidP="003B12C2" w:rsidRDefault="003B12C2" w14:paraId="4CCF5E85" w14:textId="459CBEC0">
      <w:pPr>
        <w:pStyle w:val="Head2"/>
      </w:pPr>
      <w:r>
        <w:t>4.1 Dataset</w:t>
      </w:r>
    </w:p>
    <w:p w:rsidRPr="00A11417" w:rsidR="00C10649" w:rsidP="00C10649" w:rsidRDefault="00C10649" w14:paraId="5919F40C" w14:textId="77777777">
      <w:pPr>
        <w:pStyle w:val="BodyText"/>
        <w:shd w:val="clear" w:color="auto" w:fill="FFFFFF" w:themeFill="background1"/>
        <w:rPr>
          <w:rFonts w:eastAsia="Times New Roman"/>
        </w:rPr>
      </w:pPr>
      <w:r w:rsidRPr="00A11417">
        <w:rPr>
          <w:rFonts w:eastAsia="Times New Roman"/>
        </w:rPr>
        <w:t xml:space="preserve">The original </w:t>
      </w:r>
      <w:r w:rsidRPr="00D10D95">
        <w:rPr>
          <w:rFonts w:eastAsia="Times New Roman"/>
        </w:rPr>
        <w:t>dataset provided [</w:t>
      </w:r>
      <w:r>
        <w:rPr>
          <w:rFonts w:eastAsia="Times New Roman"/>
        </w:rPr>
        <w:t>2]</w:t>
      </w:r>
      <w:r w:rsidRPr="00A11417">
        <w:rPr>
          <w:rFonts w:eastAsia="Times New Roman"/>
        </w:rPr>
        <w:t xml:space="preserve"> contains 8 proteins of the same family </w:t>
      </w:r>
      <w:r w:rsidRPr="0008206B">
        <w:rPr>
          <w:rFonts w:eastAsia="Times New Roman"/>
        </w:rPr>
        <w:t>having</w:t>
      </w:r>
      <w:r w:rsidRPr="00A11417">
        <w:rPr>
          <w:rFonts w:eastAsia="Times New Roman"/>
        </w:rPr>
        <w:t xml:space="preserve"> already been bound with ligands. More precisely, each of the proteins only bind with one ligand then get converted into a pdb file for RDKit tool to access. </w:t>
      </w:r>
    </w:p>
    <w:p w:rsidRPr="00A11417" w:rsidR="00F8173B" w:rsidP="00F8173B" w:rsidRDefault="00F8173B" w14:paraId="09E75ACA" w14:textId="77777777">
      <w:pPr>
        <w:keepNext/>
        <w:ind w:left="360"/>
      </w:pPr>
      <w:r w:rsidRPr="00A11417">
        <w:rPr>
          <w:rFonts w:eastAsia="Times New Roman"/>
          <w:noProof/>
          <w:sz w:val="24"/>
          <w:szCs w:val="24"/>
        </w:rPr>
        <w:drawing>
          <wp:inline distT="0" distB="0" distL="0" distR="0" wp14:anchorId="1641199F" wp14:editId="5A809E69">
            <wp:extent cx="2570523" cy="861695"/>
            <wp:effectExtent l="0" t="0" r="1270" b="0"/>
            <wp:docPr id="886105005" name="Picture 886105005"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05005" name="Picture 1" descr="A picture containing text, screenshot, font, number&#10;&#10;Description automatically generated"/>
                    <pic:cNvPicPr/>
                  </pic:nvPicPr>
                  <pic:blipFill>
                    <a:blip r:embed="rId31"/>
                    <a:stretch>
                      <a:fillRect/>
                    </a:stretch>
                  </pic:blipFill>
                  <pic:spPr>
                    <a:xfrm>
                      <a:off x="0" y="0"/>
                      <a:ext cx="2622313" cy="879056"/>
                    </a:xfrm>
                    <a:prstGeom prst="rect">
                      <a:avLst/>
                    </a:prstGeom>
                  </pic:spPr>
                </pic:pic>
              </a:graphicData>
            </a:graphic>
          </wp:inline>
        </w:drawing>
      </w:r>
      <w:r w:rsidRPr="00A11417">
        <w:t xml:space="preserve">      </w:t>
      </w:r>
      <w:r w:rsidRPr="00A11417">
        <w:rPr>
          <w:rFonts w:eastAsia="Times New Roman"/>
          <w:noProof/>
          <w:sz w:val="24"/>
          <w:szCs w:val="24"/>
        </w:rPr>
        <w:drawing>
          <wp:inline distT="0" distB="0" distL="0" distR="0" wp14:anchorId="1349FE16" wp14:editId="18A5409A">
            <wp:extent cx="2609850" cy="866105"/>
            <wp:effectExtent l="0" t="0" r="0" b="0"/>
            <wp:docPr id="1785888091" name="Picture 178588809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88091" name="Picture 1" descr="A picture containing text, screenshot, font, number&#10;&#10;Description automatically generated"/>
                    <pic:cNvPicPr/>
                  </pic:nvPicPr>
                  <pic:blipFill>
                    <a:blip r:embed="rId32"/>
                    <a:stretch>
                      <a:fillRect/>
                    </a:stretch>
                  </pic:blipFill>
                  <pic:spPr>
                    <a:xfrm>
                      <a:off x="0" y="0"/>
                      <a:ext cx="2646575" cy="878292"/>
                    </a:xfrm>
                    <a:prstGeom prst="rect">
                      <a:avLst/>
                    </a:prstGeom>
                  </pic:spPr>
                </pic:pic>
              </a:graphicData>
            </a:graphic>
          </wp:inline>
        </w:drawing>
      </w:r>
    </w:p>
    <w:p w:rsidRPr="003B12C2" w:rsidR="00F8173B" w:rsidP="00F8173B" w:rsidRDefault="00F8173B" w14:paraId="0B92B547" w14:textId="1BDEC155">
      <w:pPr>
        <w:pStyle w:val="FigureCaption"/>
      </w:pPr>
      <w:r w:rsidRPr="003B12C2">
        <w:t>Fig</w:t>
      </w:r>
      <w:r>
        <w:t>ure 1</w:t>
      </w:r>
      <w:r w:rsidR="008C23CA">
        <w:t>3</w:t>
      </w:r>
      <w:r>
        <w:t>:</w:t>
      </w:r>
      <w:r w:rsidRPr="003B12C2">
        <w:t xml:space="preserve"> Original data of HFMD</w:t>
      </w:r>
    </w:p>
    <w:p w:rsidRPr="00A11417" w:rsidR="00841086" w:rsidP="00F8173B" w:rsidRDefault="00841086" w14:paraId="1338F466" w14:textId="7E3E96A6">
      <w:pPr>
        <w:pStyle w:val="Statements"/>
        <w:rPr>
          <w:rFonts w:eastAsia="Times New Roman"/>
        </w:rPr>
      </w:pPr>
      <w:r w:rsidRPr="00A11417">
        <w:rPr>
          <w:rFonts w:eastAsia="Times New Roman"/>
        </w:rPr>
        <w:t>The proteins start their structure with ATOM class while the ligands begin with HETATM</w:t>
      </w:r>
      <w:r>
        <w:rPr>
          <w:rFonts w:eastAsia="Times New Roman"/>
        </w:rPr>
        <w:t xml:space="preserve"> shown in Fig.1</w:t>
      </w:r>
      <w:r w:rsidR="00883B48">
        <w:rPr>
          <w:rFonts w:eastAsia="Times New Roman"/>
        </w:rPr>
        <w:t>3</w:t>
      </w:r>
      <w:r w:rsidRPr="00A11417">
        <w:rPr>
          <w:rFonts w:eastAsia="Times New Roman"/>
        </w:rPr>
        <w:t>. Not only that, each ligand traverses on the protein and dock itself one hundred times in</w:t>
      </w:r>
      <w:r w:rsidRPr="00A11417">
        <w:rPr>
          <w:rFonts w:eastAsia="Times New Roman"/>
          <w:sz w:val="24"/>
          <w:szCs w:val="24"/>
        </w:rPr>
        <w:t xml:space="preserve"> </w:t>
      </w:r>
      <w:r w:rsidRPr="00A11417">
        <w:rPr>
          <w:rFonts w:eastAsia="Times New Roman"/>
        </w:rPr>
        <w:t xml:space="preserve">order to find the best binding sites, hence there are 100 protein-ligand complexes with the same name. Alongside the pdb files, the author [2] provides a csv file </w:t>
      </w:r>
      <w:r w:rsidRPr="00A00322">
        <w:rPr>
          <w:rStyle w:val="normaltextrun"/>
          <w:color w:val="000000"/>
          <w:lang w:val="en"/>
        </w:rPr>
        <w:t>containing</w:t>
      </w:r>
      <w:r w:rsidRPr="00A11417">
        <w:rPr>
          <w:rFonts w:eastAsia="Times New Roman"/>
        </w:rPr>
        <w:t xml:space="preserve"> crucial info of each molecule, BA and Hit/No_hit</w:t>
      </w:r>
      <w:r>
        <w:rPr>
          <w:rFonts w:eastAsia="Times New Roman"/>
        </w:rPr>
        <w:t xml:space="preserve"> (namely desired/undesired, respectively)</w:t>
      </w:r>
      <w:r w:rsidRPr="00A11417">
        <w:rPr>
          <w:rFonts w:eastAsia="Times New Roman"/>
        </w:rPr>
        <w:t>, as labels for training our proposed models</w:t>
      </w:r>
      <w:r>
        <w:rPr>
          <w:rFonts w:eastAsia="Times New Roman"/>
        </w:rPr>
        <w:t xml:space="preserve"> shown in Fig.1</w:t>
      </w:r>
      <w:r w:rsidR="00883B48">
        <w:rPr>
          <w:rFonts w:eastAsia="Times New Roman"/>
        </w:rPr>
        <w:t>4</w:t>
      </w:r>
      <w:r w:rsidRPr="00A11417">
        <w:rPr>
          <w:rFonts w:eastAsia="Times New Roman"/>
        </w:rPr>
        <w:t>.</w:t>
      </w:r>
    </w:p>
    <w:p w:rsidRPr="00A11417" w:rsidR="003B12C2" w:rsidP="003B21AD" w:rsidRDefault="003B12C2" w14:paraId="002E7BDF" w14:textId="77777777">
      <w:pPr>
        <w:keepNext/>
        <w:jc w:val="center"/>
      </w:pPr>
      <w:r w:rsidRPr="00A11417">
        <w:rPr>
          <w:rFonts w:eastAsia="Times New Roman"/>
          <w:noProof/>
          <w:sz w:val="24"/>
          <w:szCs w:val="24"/>
        </w:rPr>
        <w:drawing>
          <wp:inline distT="0" distB="0" distL="0" distR="0" wp14:anchorId="2020CF42" wp14:editId="3FCE40B8">
            <wp:extent cx="2277534" cy="1128914"/>
            <wp:effectExtent l="0" t="0" r="8890" b="0"/>
            <wp:docPr id="1863605048" name="Picture 1863605048"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05048" name="Picture 1" descr="A picture containing text, screenshot, number, font&#10;&#10;Description automatically generated"/>
                    <pic:cNvPicPr/>
                  </pic:nvPicPr>
                  <pic:blipFill>
                    <a:blip r:embed="rId33"/>
                    <a:stretch>
                      <a:fillRect/>
                    </a:stretch>
                  </pic:blipFill>
                  <pic:spPr>
                    <a:xfrm>
                      <a:off x="0" y="0"/>
                      <a:ext cx="2338314" cy="1159041"/>
                    </a:xfrm>
                    <a:prstGeom prst="rect">
                      <a:avLst/>
                    </a:prstGeom>
                  </pic:spPr>
                </pic:pic>
              </a:graphicData>
            </a:graphic>
          </wp:inline>
        </w:drawing>
      </w:r>
    </w:p>
    <w:p w:rsidRPr="003B12C2" w:rsidR="003B12C2" w:rsidP="003B12C2" w:rsidRDefault="003B12C2" w14:paraId="1252CD31" w14:textId="35BB5C17">
      <w:pPr>
        <w:pStyle w:val="FigureCaption"/>
      </w:pPr>
      <w:r w:rsidRPr="003B12C2">
        <w:t>Fig</w:t>
      </w:r>
      <w:r>
        <w:t>ure 1</w:t>
      </w:r>
      <w:r w:rsidR="00883B48">
        <w:t>4</w:t>
      </w:r>
      <w:r>
        <w:t>:</w:t>
      </w:r>
      <w:r w:rsidRPr="003B12C2">
        <w:t xml:space="preserve"> BA and Hit</w:t>
      </w:r>
      <w:r w:rsidR="00F80568">
        <w:t xml:space="preserve"> (desired) </w:t>
      </w:r>
      <w:r w:rsidRPr="003B12C2">
        <w:t xml:space="preserve">/No hit </w:t>
      </w:r>
      <w:r w:rsidR="00F80568">
        <w:t>(undesired)</w:t>
      </w:r>
      <w:r w:rsidRPr="003B12C2">
        <w:t xml:space="preserve"> status of HFMD</w:t>
      </w:r>
      <w:r w:rsidR="00F80568">
        <w:t>.</w:t>
      </w:r>
    </w:p>
    <w:p w:rsidRPr="00A11417" w:rsidR="003B12C2" w:rsidP="003B12C2" w:rsidRDefault="003B12C2" w14:paraId="62B693D2" w14:textId="7BFD0551">
      <w:pPr>
        <w:pStyle w:val="tablehead"/>
        <w:rPr>
          <w:rFonts w:eastAsia="Times New Roman"/>
          <w:color w:val="000000" w:themeColor="text1"/>
          <w:szCs w:val="24"/>
        </w:rPr>
      </w:pPr>
      <w:bookmarkStart w:name="_Toc136268700" w:id="7"/>
      <w:r w:rsidRPr="00A11417">
        <w:rPr>
          <w:i/>
          <w:iCs/>
          <w:smallCaps w:val="0"/>
        </w:rPr>
        <w:t xml:space="preserve">The </w:t>
      </w:r>
      <w:r w:rsidRPr="00A11417">
        <w:t>performances</w:t>
      </w:r>
      <w:r w:rsidRPr="00A11417">
        <w:rPr>
          <w:i/>
          <w:iCs/>
          <w:smallCaps w:val="0"/>
        </w:rPr>
        <w:t xml:space="preserve"> of </w:t>
      </w:r>
      <w:bookmarkEnd w:id="7"/>
      <w:r w:rsidRPr="00A11417">
        <w:rPr>
          <w:i/>
          <w:iCs/>
          <w:smallCaps w:val="0"/>
        </w:rPr>
        <w:t xml:space="preserve"> </w:t>
      </w:r>
      <w:r w:rsidR="004178A4">
        <w:rPr>
          <w:i/>
          <w:iCs/>
          <w:smallCaps w:val="0"/>
        </w:rPr>
        <w:t>SF</w:t>
      </w:r>
      <w:r w:rsidRPr="00A11417">
        <w:rPr>
          <w:i/>
          <w:iCs/>
          <w:smallCaps w:val="0"/>
        </w:rPr>
        <w:t xml:space="preserve">CNN on </w:t>
      </w:r>
      <w:r w:rsidR="004178A4">
        <w:rPr>
          <w:i/>
          <w:iCs/>
          <w:smallCaps w:val="0"/>
        </w:rPr>
        <w:t>2400 samples from different Random Dataset</w:t>
      </w:r>
    </w:p>
    <w:tbl>
      <w:tblPr>
        <w:tblStyle w:val="TableGrid"/>
        <w:tblW w:w="0" w:type="auto"/>
        <w:jc w:val="center"/>
        <w:tblLook w:val="04A0" w:firstRow="1" w:lastRow="0" w:firstColumn="1" w:lastColumn="0" w:noHBand="0" w:noVBand="1"/>
      </w:tblPr>
      <w:tblGrid>
        <w:gridCol w:w="1368"/>
        <w:gridCol w:w="720"/>
        <w:gridCol w:w="900"/>
        <w:gridCol w:w="1043"/>
        <w:gridCol w:w="985"/>
      </w:tblGrid>
      <w:tr w:rsidR="000B742F" w:rsidTr="5CDA9EA3" w14:paraId="33F523CD" w14:textId="77777777">
        <w:trPr>
          <w:jc w:val="center"/>
        </w:trPr>
        <w:tc>
          <w:tcPr>
            <w:tcW w:w="1368" w:type="dxa"/>
            <w:tcMar/>
          </w:tcPr>
          <w:p w:rsidRPr="000B742F" w:rsidR="000B742F" w:rsidP="00B53AF1" w:rsidRDefault="000B742F" w14:paraId="745E24B7" w14:textId="77777777">
            <w:pPr>
              <w:pStyle w:val="BodyText"/>
              <w:jc w:val="center"/>
              <w:rPr>
                <w:b/>
                <w:bCs/>
                <w:sz w:val="16"/>
                <w:szCs w:val="16"/>
              </w:rPr>
            </w:pPr>
            <w:r w:rsidRPr="000B742F">
              <w:rPr>
                <w:b/>
                <w:bCs/>
                <w:sz w:val="16"/>
                <w:szCs w:val="16"/>
              </w:rPr>
              <w:t>Models</w:t>
            </w:r>
          </w:p>
        </w:tc>
        <w:tc>
          <w:tcPr>
            <w:tcW w:w="720" w:type="dxa"/>
            <w:tcMar/>
          </w:tcPr>
          <w:p w:rsidRPr="000B742F" w:rsidR="000B742F" w:rsidRDefault="003A778B" w14:paraId="5AB37C43" w14:textId="05EB0B71">
            <w:pPr>
              <w:pStyle w:val="BodyText"/>
              <w:rPr>
                <w:b/>
                <w:bCs/>
                <w:sz w:val="16"/>
                <w:szCs w:val="16"/>
              </w:rPr>
            </w:pPr>
            <w:r>
              <w:rPr>
                <w:b/>
                <w:bCs/>
                <w:sz w:val="16"/>
                <w:szCs w:val="16"/>
              </w:rPr>
              <w:t xml:space="preserve">r </w:t>
            </w:r>
            <w:r w:rsidRPr="000B742F" w:rsidR="000B742F">
              <w:rPr>
                <w:b/>
                <w:bCs/>
                <w:sz w:val="16"/>
                <w:szCs w:val="16"/>
              </w:rPr>
              <w:t>(%)</w:t>
            </w:r>
          </w:p>
        </w:tc>
        <w:tc>
          <w:tcPr>
            <w:tcW w:w="900" w:type="dxa"/>
            <w:tcMar/>
          </w:tcPr>
          <w:p w:rsidRPr="000B742F" w:rsidR="000B742F" w:rsidRDefault="000B742F" w14:paraId="32B2F2E1" w14:textId="77777777">
            <w:pPr>
              <w:pStyle w:val="BodyText"/>
              <w:rPr>
                <w:b/>
                <w:bCs/>
                <w:sz w:val="16"/>
                <w:szCs w:val="16"/>
              </w:rPr>
            </w:pPr>
            <w:r w:rsidRPr="000B742F">
              <w:rPr>
                <w:b/>
                <w:bCs/>
                <w:sz w:val="16"/>
                <w:szCs w:val="16"/>
              </w:rPr>
              <w:t>MAE (%)</w:t>
            </w:r>
          </w:p>
        </w:tc>
        <w:tc>
          <w:tcPr>
            <w:tcW w:w="1043" w:type="dxa"/>
            <w:tcMar/>
          </w:tcPr>
          <w:p w:rsidRPr="000B742F" w:rsidR="000B742F" w:rsidRDefault="000B742F" w14:paraId="161C61BB" w14:textId="77777777">
            <w:pPr>
              <w:pStyle w:val="BodyText"/>
              <w:rPr>
                <w:b/>
                <w:bCs/>
                <w:sz w:val="16"/>
                <w:szCs w:val="16"/>
              </w:rPr>
            </w:pPr>
            <w:r w:rsidRPr="000B742F">
              <w:rPr>
                <w:b/>
                <w:bCs/>
                <w:sz w:val="16"/>
                <w:szCs w:val="16"/>
              </w:rPr>
              <w:t>RMSE (%)</w:t>
            </w:r>
          </w:p>
        </w:tc>
        <w:tc>
          <w:tcPr>
            <w:tcW w:w="985" w:type="dxa"/>
            <w:tcMar/>
          </w:tcPr>
          <w:p w:rsidRPr="000B742F" w:rsidR="000B742F" w:rsidRDefault="000B742F" w14:paraId="59DDFB0E" w14:textId="77777777">
            <w:pPr>
              <w:pStyle w:val="BodyText"/>
              <w:rPr>
                <w:b/>
                <w:bCs/>
                <w:sz w:val="16"/>
                <w:szCs w:val="16"/>
              </w:rPr>
            </w:pPr>
            <w:r w:rsidRPr="000B742F">
              <w:rPr>
                <w:b/>
                <w:bCs/>
                <w:sz w:val="16"/>
                <w:szCs w:val="16"/>
              </w:rPr>
              <w:t>MCC (%)</w:t>
            </w:r>
          </w:p>
        </w:tc>
      </w:tr>
      <w:tr w:rsidR="000B742F" w:rsidTr="5CDA9EA3" w14:paraId="510B8039" w14:textId="77777777">
        <w:trPr>
          <w:jc w:val="center"/>
        </w:trPr>
        <w:tc>
          <w:tcPr>
            <w:tcW w:w="5016" w:type="dxa"/>
            <w:gridSpan w:val="5"/>
            <w:tcMar/>
          </w:tcPr>
          <w:p w:rsidRPr="000B742F" w:rsidR="000B742F" w:rsidP="00D121EC" w:rsidRDefault="000B742F" w14:paraId="5E6B2F89" w14:textId="77777777">
            <w:pPr>
              <w:pStyle w:val="BodyText"/>
              <w:jc w:val="center"/>
              <w:rPr>
                <w:i/>
                <w:iCs/>
                <w:sz w:val="16"/>
                <w:szCs w:val="16"/>
              </w:rPr>
            </w:pPr>
            <w:r w:rsidRPr="000B742F">
              <w:rPr>
                <w:i/>
                <w:iCs/>
                <w:sz w:val="16"/>
                <w:szCs w:val="16"/>
              </w:rPr>
              <w:t>Random protein selection dataset-2400 samples</w:t>
            </w:r>
          </w:p>
        </w:tc>
      </w:tr>
      <w:tr w:rsidR="000B742F" w:rsidTr="5CDA9EA3" w14:paraId="4F4C837F" w14:textId="77777777">
        <w:trPr>
          <w:jc w:val="center"/>
        </w:trPr>
        <w:tc>
          <w:tcPr>
            <w:tcW w:w="1368" w:type="dxa"/>
            <w:tcMar/>
          </w:tcPr>
          <w:p w:rsidR="000B742F" w:rsidRDefault="000B742F" w14:paraId="4142E24C" w14:textId="0DA94B7E">
            <w:pPr>
              <w:pStyle w:val="BodyText"/>
              <w:rPr>
                <w:sz w:val="16"/>
                <w:szCs w:val="16"/>
              </w:rPr>
            </w:pPr>
            <w:r>
              <w:rPr>
                <w:sz w:val="16"/>
                <w:szCs w:val="16"/>
              </w:rPr>
              <w:t>SFCNN</w:t>
            </w:r>
            <w:r w:rsidR="00AF1ECB">
              <w:rPr>
                <w:sz w:val="16"/>
                <w:szCs w:val="16"/>
              </w:rPr>
              <w:t xml:space="preserve"> </w:t>
            </w:r>
            <w:r w:rsidRPr="003A778B" w:rsidR="00AF1ECB">
              <w:rPr>
                <w:sz w:val="16"/>
                <w:szCs w:val="16"/>
              </w:rPr>
              <w:t>[</w:t>
            </w:r>
            <w:r w:rsidRPr="003A778B" w:rsidR="00F075A3">
              <w:rPr>
                <w:sz w:val="16"/>
                <w:szCs w:val="16"/>
              </w:rPr>
              <w:t>8</w:t>
            </w:r>
            <w:r w:rsidRPr="003A778B" w:rsidR="00AF1ECB">
              <w:rPr>
                <w:sz w:val="16"/>
                <w:szCs w:val="16"/>
              </w:rPr>
              <w:t>]</w:t>
            </w:r>
          </w:p>
        </w:tc>
        <w:tc>
          <w:tcPr>
            <w:tcW w:w="720" w:type="dxa"/>
            <w:tcMar/>
            <w:vAlign w:val="center"/>
          </w:tcPr>
          <w:p w:rsidR="000B742F" w:rsidP="00956100" w:rsidRDefault="00FF7CCA" w14:paraId="3DF06469" w14:textId="20BFEAB5">
            <w:pPr>
              <w:pStyle w:val="BodyText"/>
              <w:jc w:val="center"/>
              <w:rPr>
                <w:sz w:val="16"/>
                <w:szCs w:val="16"/>
              </w:rPr>
            </w:pPr>
            <w:r>
              <w:rPr>
                <w:sz w:val="16"/>
                <w:szCs w:val="16"/>
              </w:rPr>
              <w:t>61.38</w:t>
            </w:r>
            <w:r w:rsidR="001A5752">
              <w:rPr>
                <w:sz w:val="16"/>
                <w:szCs w:val="16"/>
              </w:rPr>
              <w:t>4</w:t>
            </w:r>
          </w:p>
        </w:tc>
        <w:tc>
          <w:tcPr>
            <w:tcW w:w="900" w:type="dxa"/>
            <w:tcMar/>
            <w:vAlign w:val="center"/>
          </w:tcPr>
          <w:p w:rsidR="000B742F" w:rsidP="00956100" w:rsidRDefault="001A5752" w14:paraId="4A48F213" w14:textId="443FAA77">
            <w:pPr>
              <w:pStyle w:val="BodyText"/>
              <w:jc w:val="center"/>
              <w:rPr>
                <w:sz w:val="16"/>
                <w:szCs w:val="16"/>
              </w:rPr>
            </w:pPr>
            <w:r>
              <w:rPr>
                <w:sz w:val="16"/>
                <w:szCs w:val="16"/>
              </w:rPr>
              <w:t>35.416</w:t>
            </w:r>
          </w:p>
        </w:tc>
        <w:tc>
          <w:tcPr>
            <w:tcW w:w="1043" w:type="dxa"/>
            <w:tcMar/>
            <w:vAlign w:val="center"/>
          </w:tcPr>
          <w:p w:rsidR="000B742F" w:rsidP="00956100" w:rsidRDefault="001A5752" w14:paraId="6B7BAC40" w14:textId="56508B03">
            <w:pPr>
              <w:pStyle w:val="BodyText"/>
              <w:jc w:val="center"/>
              <w:rPr>
                <w:sz w:val="16"/>
                <w:szCs w:val="16"/>
              </w:rPr>
            </w:pPr>
            <w:r>
              <w:rPr>
                <w:sz w:val="16"/>
                <w:szCs w:val="16"/>
              </w:rPr>
              <w:t>46.129</w:t>
            </w:r>
          </w:p>
        </w:tc>
        <w:tc>
          <w:tcPr>
            <w:tcW w:w="985" w:type="dxa"/>
            <w:tcMar/>
            <w:vAlign w:val="center"/>
          </w:tcPr>
          <w:p w:rsidR="000B742F" w:rsidP="00956100" w:rsidRDefault="000B742F" w14:paraId="028BFBEE" w14:textId="77777777">
            <w:pPr>
              <w:pStyle w:val="BodyText"/>
              <w:jc w:val="center"/>
              <w:rPr>
                <w:sz w:val="16"/>
                <w:szCs w:val="16"/>
              </w:rPr>
            </w:pPr>
            <w:r>
              <w:rPr>
                <w:sz w:val="16"/>
                <w:szCs w:val="16"/>
              </w:rPr>
              <w:t>NaN</w:t>
            </w:r>
          </w:p>
        </w:tc>
      </w:tr>
      <w:tr w:rsidR="000B742F" w:rsidTr="5CDA9EA3" w14:paraId="742B7E80" w14:textId="77777777">
        <w:trPr>
          <w:jc w:val="center"/>
        </w:trPr>
        <w:tc>
          <w:tcPr>
            <w:tcW w:w="1368" w:type="dxa"/>
            <w:tcMar/>
          </w:tcPr>
          <w:p w:rsidR="000B742F" w:rsidRDefault="000B742F" w14:paraId="455D7528" w14:textId="60AFBCB0">
            <w:pPr>
              <w:pStyle w:val="BodyText"/>
              <w:rPr>
                <w:sz w:val="16"/>
                <w:szCs w:val="16"/>
              </w:rPr>
            </w:pPr>
            <w:r>
              <w:rPr>
                <w:sz w:val="16"/>
                <w:szCs w:val="16"/>
              </w:rPr>
              <w:t>SFCNN-Hit</w:t>
            </w:r>
            <w:r w:rsidR="00AF1ECB">
              <w:rPr>
                <w:sz w:val="16"/>
                <w:szCs w:val="16"/>
              </w:rPr>
              <w:t xml:space="preserve"> </w:t>
            </w:r>
            <w:r w:rsidRPr="003A778B" w:rsidR="003A778B">
              <w:rPr>
                <w:sz w:val="16"/>
                <w:szCs w:val="16"/>
              </w:rPr>
              <w:t>(</w:t>
            </w:r>
            <w:r w:rsidRPr="003A778B" w:rsidR="00F075A3">
              <w:rPr>
                <w:sz w:val="16"/>
                <w:szCs w:val="16"/>
              </w:rPr>
              <w:t>proposa</w:t>
            </w:r>
            <w:r w:rsidR="000C780B">
              <w:rPr>
                <w:sz w:val="16"/>
                <w:szCs w:val="16"/>
              </w:rPr>
              <w:t>l</w:t>
            </w:r>
            <w:r w:rsidRPr="003A778B" w:rsidR="003A778B">
              <w:rPr>
                <w:sz w:val="16"/>
                <w:szCs w:val="16"/>
              </w:rPr>
              <w:t>)</w:t>
            </w:r>
          </w:p>
        </w:tc>
        <w:tc>
          <w:tcPr>
            <w:tcW w:w="720" w:type="dxa"/>
            <w:tcMar/>
            <w:vAlign w:val="center"/>
          </w:tcPr>
          <w:p w:rsidR="000B742F" w:rsidP="00956100" w:rsidRDefault="00645F89" w14:paraId="2D645E18" w14:textId="53A76F0E">
            <w:pPr>
              <w:pStyle w:val="BodyText"/>
              <w:jc w:val="center"/>
              <w:rPr>
                <w:sz w:val="16"/>
                <w:szCs w:val="16"/>
              </w:rPr>
            </w:pPr>
            <w:r>
              <w:rPr>
                <w:sz w:val="16"/>
                <w:szCs w:val="16"/>
              </w:rPr>
              <w:t>69.429</w:t>
            </w:r>
          </w:p>
        </w:tc>
        <w:tc>
          <w:tcPr>
            <w:tcW w:w="900" w:type="dxa"/>
            <w:tcMar/>
            <w:vAlign w:val="center"/>
          </w:tcPr>
          <w:p w:rsidRPr="00E5127B" w:rsidR="000B742F" w:rsidP="00956100" w:rsidRDefault="00645F89" w14:paraId="7E7A7B08" w14:textId="1433AFD7">
            <w:pPr>
              <w:pStyle w:val="BodyText"/>
              <w:jc w:val="center"/>
              <w:rPr>
                <w:sz w:val="16"/>
                <w:szCs w:val="16"/>
              </w:rPr>
            </w:pPr>
            <w:r w:rsidRPr="00E5127B">
              <w:rPr>
                <w:sz w:val="16"/>
                <w:szCs w:val="16"/>
              </w:rPr>
              <w:t>31</w:t>
            </w:r>
            <w:r w:rsidRPr="00E5127B" w:rsidR="00956100">
              <w:rPr>
                <w:sz w:val="16"/>
                <w:szCs w:val="16"/>
              </w:rPr>
              <w:t>.968</w:t>
            </w:r>
          </w:p>
        </w:tc>
        <w:tc>
          <w:tcPr>
            <w:tcW w:w="1043" w:type="dxa"/>
            <w:tcMar/>
            <w:vAlign w:val="center"/>
          </w:tcPr>
          <w:p w:rsidRPr="00E5127B" w:rsidR="000B742F" w:rsidP="00956100" w:rsidRDefault="00956100" w14:paraId="3BCEEA93" w14:textId="0BAD1AE8">
            <w:pPr>
              <w:pStyle w:val="BodyText"/>
              <w:jc w:val="center"/>
              <w:rPr>
                <w:sz w:val="16"/>
                <w:szCs w:val="16"/>
              </w:rPr>
            </w:pPr>
            <w:r w:rsidRPr="00E5127B">
              <w:rPr>
                <w:sz w:val="16"/>
                <w:szCs w:val="16"/>
              </w:rPr>
              <w:t>40.528</w:t>
            </w:r>
          </w:p>
        </w:tc>
        <w:tc>
          <w:tcPr>
            <w:tcW w:w="985" w:type="dxa"/>
            <w:tcMar/>
            <w:vAlign w:val="center"/>
          </w:tcPr>
          <w:p w:rsidR="000B742F" w:rsidP="00956100" w:rsidRDefault="00956100" w14:paraId="0C09EF3C" w14:textId="3865E9D8">
            <w:pPr>
              <w:pStyle w:val="BodyText"/>
              <w:jc w:val="center"/>
              <w:rPr>
                <w:sz w:val="16"/>
                <w:szCs w:val="16"/>
              </w:rPr>
            </w:pPr>
            <w:r>
              <w:rPr>
                <w:sz w:val="16"/>
                <w:szCs w:val="16"/>
              </w:rPr>
              <w:t>96.79</w:t>
            </w:r>
          </w:p>
        </w:tc>
      </w:tr>
      <w:tr w:rsidR="000B742F" w:rsidTr="5CDA9EA3" w14:paraId="614CDE8E" w14:textId="77777777">
        <w:trPr>
          <w:jc w:val="center"/>
        </w:trPr>
        <w:tc>
          <w:tcPr>
            <w:tcW w:w="1368" w:type="dxa"/>
            <w:tcMar/>
          </w:tcPr>
          <w:p w:rsidR="000B742F" w:rsidRDefault="000B742F" w14:paraId="43A0ED0F" w14:textId="77777777">
            <w:pPr>
              <w:pStyle w:val="BodyText"/>
              <w:rPr>
                <w:sz w:val="16"/>
                <w:szCs w:val="16"/>
              </w:rPr>
            </w:pPr>
            <w:r>
              <w:rPr>
                <w:sz w:val="16"/>
                <w:szCs w:val="16"/>
              </w:rPr>
              <w:t>Modify SFCNN (proposal)</w:t>
            </w:r>
          </w:p>
        </w:tc>
        <w:tc>
          <w:tcPr>
            <w:tcW w:w="720" w:type="dxa"/>
            <w:tcMar/>
            <w:vAlign w:val="center"/>
          </w:tcPr>
          <w:p w:rsidRPr="00956100" w:rsidR="000B742F" w:rsidP="00956100" w:rsidRDefault="009C12A4" w14:paraId="0FB33C55" w14:textId="0FAFBEA0">
            <w:pPr>
              <w:pStyle w:val="BodyText"/>
              <w:jc w:val="center"/>
              <w:rPr>
                <w:b/>
                <w:bCs/>
                <w:sz w:val="16"/>
                <w:szCs w:val="16"/>
              </w:rPr>
            </w:pPr>
            <w:r w:rsidRPr="00956100">
              <w:rPr>
                <w:b/>
                <w:bCs/>
                <w:sz w:val="16"/>
                <w:szCs w:val="16"/>
              </w:rPr>
              <w:t>82.354</w:t>
            </w:r>
          </w:p>
        </w:tc>
        <w:tc>
          <w:tcPr>
            <w:tcW w:w="900" w:type="dxa"/>
            <w:tcMar/>
            <w:vAlign w:val="center"/>
          </w:tcPr>
          <w:p w:rsidRPr="00956100" w:rsidR="000B742F" w:rsidP="00956100" w:rsidRDefault="009C12A4" w14:paraId="6A1E4139" w14:textId="629A0A5D">
            <w:pPr>
              <w:pStyle w:val="BodyText"/>
              <w:jc w:val="center"/>
              <w:rPr>
                <w:b/>
                <w:bCs/>
                <w:sz w:val="16"/>
                <w:szCs w:val="16"/>
              </w:rPr>
            </w:pPr>
            <w:r w:rsidRPr="00956100">
              <w:rPr>
                <w:b/>
                <w:bCs/>
                <w:sz w:val="16"/>
                <w:szCs w:val="16"/>
              </w:rPr>
              <w:t>30.4</w:t>
            </w:r>
          </w:p>
        </w:tc>
        <w:tc>
          <w:tcPr>
            <w:tcW w:w="1043" w:type="dxa"/>
            <w:tcMar/>
            <w:vAlign w:val="center"/>
          </w:tcPr>
          <w:p w:rsidRPr="00956100" w:rsidR="000B742F" w:rsidP="00956100" w:rsidRDefault="009C12A4" w14:paraId="25B91854" w14:textId="5F60A044">
            <w:pPr>
              <w:pStyle w:val="BodyText"/>
              <w:jc w:val="center"/>
              <w:rPr>
                <w:b/>
                <w:bCs/>
                <w:sz w:val="16"/>
                <w:szCs w:val="16"/>
              </w:rPr>
            </w:pPr>
            <w:r w:rsidRPr="00956100">
              <w:rPr>
                <w:b/>
                <w:bCs/>
                <w:sz w:val="16"/>
                <w:szCs w:val="16"/>
              </w:rPr>
              <w:t>40.5</w:t>
            </w:r>
          </w:p>
        </w:tc>
        <w:tc>
          <w:tcPr>
            <w:tcW w:w="985" w:type="dxa"/>
            <w:tcMar/>
            <w:vAlign w:val="center"/>
          </w:tcPr>
          <w:p w:rsidRPr="00956100" w:rsidR="000B742F" w:rsidP="00956100" w:rsidRDefault="00645F89" w14:paraId="48E70237" w14:textId="1E7AF232">
            <w:pPr>
              <w:pStyle w:val="BodyText"/>
              <w:jc w:val="center"/>
              <w:rPr>
                <w:b/>
                <w:bCs/>
                <w:sz w:val="16"/>
                <w:szCs w:val="16"/>
              </w:rPr>
            </w:pPr>
            <w:r w:rsidRPr="00956100">
              <w:rPr>
                <w:b/>
                <w:bCs/>
                <w:sz w:val="16"/>
                <w:szCs w:val="16"/>
              </w:rPr>
              <w:t>98.01</w:t>
            </w:r>
          </w:p>
        </w:tc>
      </w:tr>
      <w:tr w:rsidRPr="000B742F" w:rsidR="000B742F" w:rsidTr="5CDA9EA3" w14:paraId="527DA62B" w14:textId="77777777">
        <w:trPr>
          <w:jc w:val="center"/>
          <w:trHeight w:val="330"/>
        </w:trPr>
        <w:tc>
          <w:tcPr>
            <w:tcW w:w="5016" w:type="dxa"/>
            <w:gridSpan w:val="5"/>
            <w:tcMar/>
          </w:tcPr>
          <w:p w:rsidRPr="000B742F" w:rsidR="000B742F" w:rsidP="00D121EC" w:rsidRDefault="000B742F" w14:paraId="5D02E0F9" w14:textId="77777777">
            <w:pPr>
              <w:pStyle w:val="BodyText"/>
              <w:jc w:val="center"/>
              <w:rPr>
                <w:i/>
                <w:iCs/>
                <w:sz w:val="16"/>
                <w:szCs w:val="16"/>
              </w:rPr>
            </w:pPr>
            <w:r w:rsidRPr="000B742F">
              <w:rPr>
                <w:i/>
                <w:iCs/>
                <w:sz w:val="16"/>
                <w:szCs w:val="16"/>
              </w:rPr>
              <w:t>Random Permutation models dataset-2400 samples</w:t>
            </w:r>
          </w:p>
        </w:tc>
      </w:tr>
      <w:tr w:rsidR="000B742F" w:rsidTr="5CDA9EA3" w14:paraId="7E16831F" w14:textId="77777777">
        <w:trPr>
          <w:jc w:val="center"/>
        </w:trPr>
        <w:tc>
          <w:tcPr>
            <w:tcW w:w="1368" w:type="dxa"/>
            <w:tcMar/>
          </w:tcPr>
          <w:p w:rsidR="000B742F" w:rsidRDefault="000B742F" w14:paraId="395CA72C" w14:textId="554769C2">
            <w:pPr>
              <w:pStyle w:val="BodyText"/>
              <w:rPr>
                <w:sz w:val="16"/>
                <w:szCs w:val="16"/>
              </w:rPr>
            </w:pPr>
            <w:r>
              <w:rPr>
                <w:sz w:val="16"/>
                <w:szCs w:val="16"/>
              </w:rPr>
              <w:t>SFCNN</w:t>
            </w:r>
            <w:r w:rsidR="00AF1ECB">
              <w:rPr>
                <w:sz w:val="16"/>
                <w:szCs w:val="16"/>
              </w:rPr>
              <w:t xml:space="preserve"> </w:t>
            </w:r>
            <w:r w:rsidRPr="003A778B" w:rsidR="00AF1ECB">
              <w:rPr>
                <w:sz w:val="16"/>
                <w:szCs w:val="16"/>
              </w:rPr>
              <w:t>[</w:t>
            </w:r>
            <w:r w:rsidRPr="003A778B" w:rsidR="00F075A3">
              <w:rPr>
                <w:sz w:val="16"/>
                <w:szCs w:val="16"/>
              </w:rPr>
              <w:t>8</w:t>
            </w:r>
            <w:r w:rsidRPr="003A778B" w:rsidR="00AF1ECB">
              <w:rPr>
                <w:sz w:val="16"/>
                <w:szCs w:val="16"/>
              </w:rPr>
              <w:t>]</w:t>
            </w:r>
          </w:p>
        </w:tc>
        <w:tc>
          <w:tcPr>
            <w:tcW w:w="720" w:type="dxa"/>
            <w:tcMar/>
            <w:vAlign w:val="center"/>
          </w:tcPr>
          <w:p w:rsidRPr="00956100" w:rsidR="000B742F" w:rsidP="00956100" w:rsidRDefault="001F13B6" w14:paraId="32861DE0" w14:textId="63CC1D07">
            <w:pPr>
              <w:pStyle w:val="BodyText"/>
              <w:jc w:val="center"/>
              <w:rPr>
                <w:sz w:val="16"/>
                <w:szCs w:val="16"/>
              </w:rPr>
            </w:pPr>
            <w:r w:rsidRPr="00956100">
              <w:rPr>
                <w:sz w:val="14"/>
                <w:szCs w:val="14"/>
              </w:rPr>
              <w:t>69.424</w:t>
            </w:r>
          </w:p>
        </w:tc>
        <w:tc>
          <w:tcPr>
            <w:tcW w:w="900" w:type="dxa"/>
            <w:tcMar/>
            <w:vAlign w:val="center"/>
          </w:tcPr>
          <w:p w:rsidRPr="00956100" w:rsidR="000B742F" w:rsidP="00956100" w:rsidRDefault="009A076D" w14:paraId="5E34DA83" w14:textId="2762BBB6">
            <w:pPr>
              <w:pStyle w:val="BodyText"/>
              <w:jc w:val="center"/>
              <w:rPr>
                <w:sz w:val="16"/>
                <w:szCs w:val="16"/>
              </w:rPr>
            </w:pPr>
            <w:r w:rsidRPr="00956100">
              <w:rPr>
                <w:sz w:val="16"/>
                <w:szCs w:val="16"/>
              </w:rPr>
              <w:t>31.</w:t>
            </w:r>
            <w:r w:rsidRPr="00956100" w:rsidR="00B61545">
              <w:rPr>
                <w:sz w:val="16"/>
                <w:szCs w:val="16"/>
              </w:rPr>
              <w:t>968</w:t>
            </w:r>
          </w:p>
        </w:tc>
        <w:tc>
          <w:tcPr>
            <w:tcW w:w="1043" w:type="dxa"/>
            <w:tcMar/>
            <w:vAlign w:val="center"/>
          </w:tcPr>
          <w:p w:rsidRPr="00956100" w:rsidR="000B742F" w:rsidP="00956100" w:rsidRDefault="00E4588E" w14:paraId="2CAFC003" w14:textId="2D21C3A7">
            <w:pPr>
              <w:pStyle w:val="BodyText"/>
              <w:jc w:val="center"/>
              <w:rPr>
                <w:sz w:val="16"/>
                <w:szCs w:val="16"/>
              </w:rPr>
            </w:pPr>
            <w:r w:rsidRPr="00956100">
              <w:rPr>
                <w:sz w:val="16"/>
                <w:szCs w:val="16"/>
              </w:rPr>
              <w:t>40.538</w:t>
            </w:r>
          </w:p>
        </w:tc>
        <w:tc>
          <w:tcPr>
            <w:tcW w:w="985" w:type="dxa"/>
            <w:tcMar/>
            <w:vAlign w:val="center"/>
          </w:tcPr>
          <w:p w:rsidRPr="00956100" w:rsidR="000B742F" w:rsidP="00956100" w:rsidRDefault="000B742F" w14:paraId="6D66068F" w14:textId="77777777">
            <w:pPr>
              <w:pStyle w:val="BodyText"/>
              <w:jc w:val="center"/>
              <w:rPr>
                <w:sz w:val="16"/>
                <w:szCs w:val="16"/>
              </w:rPr>
            </w:pPr>
            <w:r w:rsidRPr="00956100">
              <w:rPr>
                <w:color w:val="000000"/>
                <w:sz w:val="14"/>
                <w:szCs w:val="14"/>
              </w:rPr>
              <w:t>NaN</w:t>
            </w:r>
          </w:p>
        </w:tc>
      </w:tr>
      <w:tr w:rsidR="000B742F" w:rsidTr="5CDA9EA3" w14:paraId="491F5EBE" w14:textId="77777777">
        <w:trPr>
          <w:jc w:val="center"/>
        </w:trPr>
        <w:tc>
          <w:tcPr>
            <w:tcW w:w="1368" w:type="dxa"/>
            <w:tcMar/>
          </w:tcPr>
          <w:p w:rsidR="000B742F" w:rsidRDefault="000B742F" w14:paraId="40B1411C" w14:textId="01533AFE">
            <w:pPr>
              <w:pStyle w:val="BodyText"/>
              <w:rPr>
                <w:sz w:val="16"/>
                <w:szCs w:val="16"/>
              </w:rPr>
            </w:pPr>
            <w:r>
              <w:rPr>
                <w:sz w:val="16"/>
                <w:szCs w:val="16"/>
              </w:rPr>
              <w:t>SFCNN-Hit</w:t>
            </w:r>
            <w:r w:rsidR="00AF1ECB">
              <w:rPr>
                <w:sz w:val="16"/>
                <w:szCs w:val="16"/>
              </w:rPr>
              <w:t xml:space="preserve"> </w:t>
            </w:r>
            <w:r w:rsidRPr="003A778B" w:rsidR="003A778B">
              <w:rPr>
                <w:sz w:val="16"/>
                <w:szCs w:val="16"/>
              </w:rPr>
              <w:t>(</w:t>
            </w:r>
            <w:r w:rsidRPr="003A778B" w:rsidR="00F075A3">
              <w:rPr>
                <w:sz w:val="16"/>
                <w:szCs w:val="16"/>
              </w:rPr>
              <w:t>proposa</w:t>
            </w:r>
            <w:r w:rsidR="00F075A3">
              <w:rPr>
                <w:sz w:val="16"/>
                <w:szCs w:val="16"/>
              </w:rPr>
              <w:t>l</w:t>
            </w:r>
            <w:r w:rsidRPr="003A778B" w:rsidR="003A778B">
              <w:rPr>
                <w:sz w:val="16"/>
                <w:szCs w:val="16"/>
              </w:rPr>
              <w:t>)</w:t>
            </w:r>
          </w:p>
        </w:tc>
        <w:tc>
          <w:tcPr>
            <w:tcW w:w="720" w:type="dxa"/>
            <w:tcMar/>
            <w:vAlign w:val="center"/>
          </w:tcPr>
          <w:p w:rsidRPr="00956100" w:rsidR="000B742F" w:rsidP="00956100" w:rsidRDefault="000B742F" w14:paraId="6B1BAAF5" w14:textId="77777777">
            <w:pPr>
              <w:pStyle w:val="BodyText"/>
              <w:jc w:val="center"/>
              <w:rPr>
                <w:sz w:val="16"/>
                <w:szCs w:val="16"/>
              </w:rPr>
            </w:pPr>
            <w:r w:rsidRPr="00956100">
              <w:rPr>
                <w:sz w:val="14"/>
                <w:szCs w:val="14"/>
              </w:rPr>
              <w:t>76.11</w:t>
            </w:r>
          </w:p>
        </w:tc>
        <w:tc>
          <w:tcPr>
            <w:tcW w:w="900" w:type="dxa"/>
            <w:tcMar/>
            <w:vAlign w:val="center"/>
          </w:tcPr>
          <w:p w:rsidRPr="00956100" w:rsidR="000B742F" w:rsidP="00956100" w:rsidRDefault="000B742F" w14:paraId="1F7A6667" w14:textId="77777777">
            <w:pPr>
              <w:pStyle w:val="BodyText"/>
              <w:jc w:val="center"/>
              <w:rPr>
                <w:sz w:val="16"/>
                <w:szCs w:val="16"/>
              </w:rPr>
            </w:pPr>
            <w:r w:rsidRPr="00956100">
              <w:rPr>
                <w:sz w:val="14"/>
                <w:szCs w:val="14"/>
              </w:rPr>
              <w:t>30.331</w:t>
            </w:r>
          </w:p>
        </w:tc>
        <w:tc>
          <w:tcPr>
            <w:tcW w:w="1043" w:type="dxa"/>
            <w:tcMar/>
            <w:vAlign w:val="center"/>
          </w:tcPr>
          <w:p w:rsidRPr="00956100" w:rsidR="000B742F" w:rsidP="00956100" w:rsidRDefault="000B742F" w14:paraId="35B73863" w14:textId="77777777">
            <w:pPr>
              <w:pStyle w:val="BodyText"/>
              <w:jc w:val="center"/>
              <w:rPr>
                <w:sz w:val="16"/>
                <w:szCs w:val="16"/>
              </w:rPr>
            </w:pPr>
            <w:r w:rsidRPr="00956100">
              <w:rPr>
                <w:sz w:val="14"/>
                <w:szCs w:val="14"/>
              </w:rPr>
              <w:t>39.754</w:t>
            </w:r>
          </w:p>
        </w:tc>
        <w:tc>
          <w:tcPr>
            <w:tcW w:w="985" w:type="dxa"/>
            <w:tcMar/>
            <w:vAlign w:val="center"/>
          </w:tcPr>
          <w:p w:rsidRPr="008707F8" w:rsidR="000B742F" w:rsidP="00956100" w:rsidRDefault="000B742F" w14:paraId="50FB05EE" w14:textId="77777777">
            <w:pPr>
              <w:pStyle w:val="BodyText"/>
              <w:jc w:val="center"/>
              <w:rPr>
                <w:b/>
                <w:bCs/>
                <w:sz w:val="16"/>
                <w:szCs w:val="16"/>
              </w:rPr>
            </w:pPr>
            <w:r w:rsidRPr="008707F8">
              <w:rPr>
                <w:b/>
                <w:bCs/>
                <w:sz w:val="14"/>
                <w:szCs w:val="14"/>
              </w:rPr>
              <w:t>98.39</w:t>
            </w:r>
          </w:p>
        </w:tc>
      </w:tr>
      <w:tr w:rsidR="000B742F" w:rsidTr="5CDA9EA3" w14:paraId="0668803B" w14:textId="77777777">
        <w:trPr>
          <w:jc w:val="center"/>
        </w:trPr>
        <w:tc>
          <w:tcPr>
            <w:tcW w:w="1368" w:type="dxa"/>
            <w:tcMar/>
          </w:tcPr>
          <w:p w:rsidR="000B742F" w:rsidRDefault="000B742F" w14:paraId="53826C59" w14:textId="77777777">
            <w:pPr>
              <w:pStyle w:val="BodyText"/>
              <w:rPr>
                <w:sz w:val="16"/>
                <w:szCs w:val="16"/>
              </w:rPr>
            </w:pPr>
            <w:r>
              <w:rPr>
                <w:sz w:val="16"/>
                <w:szCs w:val="16"/>
              </w:rPr>
              <w:t>Modify SFCNN (proposal)</w:t>
            </w:r>
          </w:p>
        </w:tc>
        <w:tc>
          <w:tcPr>
            <w:tcW w:w="720" w:type="dxa"/>
            <w:tcMar/>
            <w:vAlign w:val="center"/>
          </w:tcPr>
          <w:p w:rsidRPr="00956100" w:rsidR="000B742F" w:rsidP="00956100" w:rsidRDefault="000B742F" w14:paraId="4D837D8E" w14:textId="77777777">
            <w:pPr>
              <w:pStyle w:val="BodyText"/>
              <w:jc w:val="center"/>
              <w:rPr>
                <w:b/>
                <w:bCs/>
                <w:sz w:val="16"/>
                <w:szCs w:val="16"/>
              </w:rPr>
            </w:pPr>
            <w:r w:rsidRPr="00956100">
              <w:rPr>
                <w:b/>
                <w:bCs/>
                <w:sz w:val="14"/>
                <w:szCs w:val="14"/>
              </w:rPr>
              <w:t>83.577</w:t>
            </w:r>
          </w:p>
        </w:tc>
        <w:tc>
          <w:tcPr>
            <w:tcW w:w="900" w:type="dxa"/>
            <w:tcMar/>
            <w:vAlign w:val="center"/>
          </w:tcPr>
          <w:p w:rsidRPr="00956100" w:rsidR="000B742F" w:rsidP="00956100" w:rsidRDefault="000B742F" w14:paraId="487487A7" w14:textId="77777777">
            <w:pPr>
              <w:pStyle w:val="BodyText"/>
              <w:jc w:val="center"/>
              <w:rPr>
                <w:b/>
                <w:bCs/>
                <w:sz w:val="16"/>
                <w:szCs w:val="16"/>
              </w:rPr>
            </w:pPr>
            <w:r w:rsidRPr="00956100">
              <w:rPr>
                <w:b/>
                <w:bCs/>
                <w:sz w:val="14"/>
                <w:szCs w:val="14"/>
              </w:rPr>
              <w:t>29.59</w:t>
            </w:r>
          </w:p>
        </w:tc>
        <w:tc>
          <w:tcPr>
            <w:tcW w:w="1043" w:type="dxa"/>
            <w:tcMar/>
            <w:vAlign w:val="center"/>
          </w:tcPr>
          <w:p w:rsidRPr="00956100" w:rsidR="000B742F" w:rsidP="00956100" w:rsidRDefault="000B742F" w14:paraId="3984EE0E" w14:textId="77777777">
            <w:pPr>
              <w:pStyle w:val="BodyText"/>
              <w:jc w:val="center"/>
              <w:rPr>
                <w:b/>
                <w:bCs/>
                <w:sz w:val="16"/>
                <w:szCs w:val="16"/>
              </w:rPr>
            </w:pPr>
            <w:r w:rsidRPr="00956100">
              <w:rPr>
                <w:b/>
                <w:bCs/>
                <w:sz w:val="14"/>
                <w:szCs w:val="14"/>
              </w:rPr>
              <w:t>38.079</w:t>
            </w:r>
          </w:p>
        </w:tc>
        <w:tc>
          <w:tcPr>
            <w:tcW w:w="985" w:type="dxa"/>
            <w:tcMar/>
            <w:vAlign w:val="center"/>
          </w:tcPr>
          <w:p w:rsidRPr="008707F8" w:rsidR="000B742F" w:rsidP="00956100" w:rsidRDefault="000B742F" w14:paraId="3BAD6780" w14:textId="77777777">
            <w:pPr>
              <w:pStyle w:val="BodyText"/>
              <w:jc w:val="center"/>
              <w:rPr>
                <w:sz w:val="16"/>
                <w:szCs w:val="16"/>
              </w:rPr>
            </w:pPr>
            <w:r w:rsidRPr="008707F8">
              <w:rPr>
                <w:sz w:val="14"/>
                <w:szCs w:val="14"/>
              </w:rPr>
              <w:t>95.941</w:t>
            </w:r>
          </w:p>
        </w:tc>
      </w:tr>
    </w:tbl>
    <w:p w:rsidR="003B12C2" w:rsidP="003B12C2" w:rsidRDefault="003B12C2" w14:paraId="31F0EC99" w14:textId="77777777">
      <w:pPr>
        <w:jc w:val="left"/>
        <w:rPr>
          <w:i/>
          <w:iCs/>
          <w:noProof/>
        </w:rPr>
      </w:pPr>
    </w:p>
    <w:p w:rsidR="00EC4A02" w:rsidP="00EC4A02" w:rsidRDefault="00EC4A02" w14:paraId="59D348D9" w14:textId="7FFA49FC">
      <w:pPr>
        <w:pStyle w:val="Statements"/>
        <w:rPr>
          <w:rFonts w:eastAsia="Times New Roman"/>
        </w:rPr>
      </w:pPr>
      <w:r>
        <w:rPr>
          <w:rFonts w:eastAsia="Times New Roman"/>
        </w:rPr>
        <w:t>The</w:t>
      </w:r>
      <w:r w:rsidRPr="00A11417">
        <w:rPr>
          <w:rFonts w:eastAsia="Times New Roman"/>
        </w:rPr>
        <w:t xml:space="preserve"> model</w:t>
      </w:r>
      <w:r>
        <w:rPr>
          <w:rFonts w:eastAsia="Times New Roman"/>
        </w:rPr>
        <w:t>s</w:t>
      </w:r>
      <w:r w:rsidRPr="00A11417">
        <w:rPr>
          <w:rFonts w:eastAsia="Times New Roman"/>
        </w:rPr>
        <w:t xml:space="preserve"> used the same hyperparameters</w:t>
      </w:r>
      <w:r>
        <w:rPr>
          <w:rFonts w:eastAsia="Times New Roman"/>
        </w:rPr>
        <w:t>,</w:t>
      </w:r>
      <w:r w:rsidRPr="00A11417">
        <w:rPr>
          <w:rFonts w:eastAsia="Times New Roman"/>
        </w:rPr>
        <w:t xml:space="preserve"> except for the structure, </w:t>
      </w:r>
      <w:r w:rsidR="00834AB2">
        <w:rPr>
          <w:rFonts w:eastAsia="Times New Roman"/>
        </w:rPr>
        <w:t xml:space="preserve">like </w:t>
      </w:r>
      <w:r w:rsidRPr="00A11417">
        <w:rPr>
          <w:rFonts w:eastAsia="Times New Roman"/>
        </w:rPr>
        <w:t xml:space="preserve">Adam optimizer with learning rate of 0.0001 and batch size of 32 while running </w:t>
      </w:r>
      <w:r>
        <w:rPr>
          <w:rFonts w:eastAsia="Times New Roman"/>
        </w:rPr>
        <w:t>2</w:t>
      </w:r>
      <w:r w:rsidRPr="00A11417">
        <w:rPr>
          <w:rFonts w:eastAsia="Times New Roman"/>
        </w:rPr>
        <w:t>00 epoch</w:t>
      </w:r>
      <w:r>
        <w:rPr>
          <w:rFonts w:eastAsia="Times New Roman"/>
        </w:rPr>
        <w:t>s</w:t>
      </w:r>
      <w:r w:rsidRPr="00A11417">
        <w:rPr>
          <w:rFonts w:eastAsia="Times New Roman"/>
        </w:rPr>
        <w:t xml:space="preserve"> with </w:t>
      </w:r>
      <w:r>
        <w:rPr>
          <w:rFonts w:eastAsia="Times New Roman"/>
        </w:rPr>
        <w:t>e</w:t>
      </w:r>
      <w:r w:rsidRPr="00A11417">
        <w:rPr>
          <w:rFonts w:eastAsia="Times New Roman"/>
        </w:rPr>
        <w:t xml:space="preserve">arly </w:t>
      </w:r>
      <w:r>
        <w:rPr>
          <w:rFonts w:eastAsia="Times New Roman"/>
        </w:rPr>
        <w:t>s</w:t>
      </w:r>
      <w:r w:rsidRPr="00A11417">
        <w:rPr>
          <w:rFonts w:eastAsia="Times New Roman"/>
        </w:rPr>
        <w:t>topping under the same Python environment and T4 GPU RAM.</w:t>
      </w:r>
      <w:r>
        <w:rPr>
          <w:rFonts w:eastAsia="Times New Roman"/>
        </w:rPr>
        <w:t xml:space="preserve"> We evaluate our proposal models with SFCNN on both Random protein selection and Random Permutation models to see which training approach fits with the data and the preprocess datasets the most and compare the performance of the models with each other if adding classification layers and make the layers denser help at all.</w:t>
      </w:r>
    </w:p>
    <w:p w:rsidR="00EC4A02" w:rsidP="00EC4A02" w:rsidRDefault="00EC4A02" w14:paraId="199EA099" w14:textId="77777777">
      <w:pPr>
        <w:pStyle w:val="Statements"/>
        <w:rPr>
          <w:rFonts w:eastAsia="Times New Roman"/>
        </w:rPr>
      </w:pPr>
      <w:r>
        <w:rPr>
          <w:rFonts w:eastAsia="Times New Roman"/>
        </w:rPr>
        <w:t xml:space="preserve">After simulating 2400 samples on both datasets, we obtain the performances mostly on Regression for the 3 models since original SFCNN models only train and return BA. We have an additional metric to track the Hit (desired) classification for the proposal models. </w:t>
      </w:r>
    </w:p>
    <w:p w:rsidRPr="00A11417" w:rsidR="00EC4A02" w:rsidP="00EC4A02" w:rsidRDefault="00EC4A02" w14:paraId="7583D968" w14:textId="77777777">
      <w:pPr>
        <w:pStyle w:val="Statements"/>
        <w:rPr>
          <w:sz w:val="16"/>
          <w:szCs w:val="16"/>
        </w:rPr>
      </w:pPr>
      <w:r>
        <w:rPr>
          <w:rFonts w:eastAsia="Times New Roman"/>
        </w:rPr>
        <w:t xml:space="preserve">Table I displays the adaptability of the proposed models to learn the pattern of docking better with by adding the Hit classification layers, it improves the performance a decent amount and by modifying the layers to account for both BA and Hit status, the model outperforms expectations. </w:t>
      </w:r>
    </w:p>
    <w:p w:rsidR="003B12C2" w:rsidP="0021655E" w:rsidRDefault="0021655E" w14:paraId="02B16F7F" w14:textId="2255F4E8">
      <w:pPr>
        <w:pStyle w:val="Head2"/>
      </w:pPr>
      <w:r>
        <w:t>4.2</w:t>
      </w:r>
      <w:r>
        <w:tab/>
      </w:r>
      <w:r w:rsidR="00881CD8">
        <w:t xml:space="preserve">3D </w:t>
      </w:r>
      <w:r w:rsidR="00AA1BA5">
        <w:t>V</w:t>
      </w:r>
      <w:r w:rsidR="00881CD8">
        <w:t>isualization</w:t>
      </w:r>
      <w:r w:rsidR="003A3BCC">
        <w:t xml:space="preserve"> </w:t>
      </w:r>
      <w:r w:rsidR="00AA1BA5">
        <w:t>E</w:t>
      </w:r>
      <w:r w:rsidR="00A16188">
        <w:t>valuation</w:t>
      </w:r>
    </w:p>
    <w:p w:rsidRPr="00A11417" w:rsidR="003B12C2" w:rsidP="003B12C2" w:rsidRDefault="0003446B" w14:paraId="6C0EFA4E" w14:textId="537263ED">
      <w:pPr>
        <w:pStyle w:val="BodyText"/>
        <w:shd w:val="clear" w:color="auto" w:fill="FFFFFF" w:themeFill="background1"/>
        <w:rPr>
          <w:rFonts w:eastAsia="Times New Roman"/>
        </w:rPr>
      </w:pPr>
      <w:r>
        <w:rPr>
          <w:rFonts w:eastAsia="Times New Roman"/>
        </w:rPr>
        <w:t>After</w:t>
      </w:r>
      <w:r w:rsidR="00956818">
        <w:rPr>
          <w:rFonts w:eastAsia="Times New Roman"/>
        </w:rPr>
        <w:t xml:space="preserve"> receiv</w:t>
      </w:r>
      <w:r>
        <w:rPr>
          <w:rFonts w:eastAsia="Times New Roman"/>
        </w:rPr>
        <w:t>ing</w:t>
      </w:r>
      <w:r w:rsidR="00956818">
        <w:rPr>
          <w:rFonts w:eastAsia="Times New Roman"/>
        </w:rPr>
        <w:t xml:space="preserve"> the </w:t>
      </w:r>
      <w:r w:rsidR="00DA5495">
        <w:rPr>
          <w:rFonts w:eastAsia="Times New Roman"/>
        </w:rPr>
        <w:t xml:space="preserve">predicted results and its evaluation, </w:t>
      </w:r>
      <w:r w:rsidR="00BA5120">
        <w:rPr>
          <w:rFonts w:eastAsia="Times New Roman"/>
        </w:rPr>
        <w:t xml:space="preserve">we acquire py3Dmol to visualize them. </w:t>
      </w:r>
      <w:r w:rsidRPr="00A11417" w:rsidR="003B12C2">
        <w:rPr>
          <w:rFonts w:eastAsia="Times New Roman"/>
        </w:rPr>
        <w:t xml:space="preserve">This enables </w:t>
      </w:r>
      <w:r w:rsidR="006E71C6">
        <w:rPr>
          <w:rFonts w:eastAsia="Times New Roman"/>
        </w:rPr>
        <w:t xml:space="preserve">professionals to </w:t>
      </w:r>
      <w:r w:rsidR="00F82254">
        <w:rPr>
          <w:rFonts w:eastAsia="Times New Roman"/>
        </w:rPr>
        <w:t xml:space="preserve">analyze and examine the results and </w:t>
      </w:r>
      <w:r w:rsidR="006F7C7F">
        <w:rPr>
          <w:rFonts w:eastAsia="Times New Roman"/>
        </w:rPr>
        <w:t xml:space="preserve">observe </w:t>
      </w:r>
      <w:r w:rsidRPr="00A11417" w:rsidR="003B12C2">
        <w:rPr>
          <w:rFonts w:eastAsia="Times New Roman"/>
        </w:rPr>
        <w:t xml:space="preserve">the </w:t>
      </w:r>
      <w:r w:rsidR="006F7C7F">
        <w:rPr>
          <w:rFonts w:eastAsia="Times New Roman"/>
        </w:rPr>
        <w:t>progression of the models</w:t>
      </w:r>
      <w:r w:rsidR="009D6ABF">
        <w:rPr>
          <w:rFonts w:eastAsia="Times New Roman"/>
        </w:rPr>
        <w:t>.</w:t>
      </w:r>
      <w:r w:rsidRPr="00A11417" w:rsidR="003B12C2">
        <w:rPr>
          <w:rFonts w:eastAsia="Times New Roman"/>
        </w:rPr>
        <w:t xml:space="preserve"> Lastly, based on Unique Complex Filter to sort out the best 10% of the </w:t>
      </w:r>
      <w:r w:rsidR="008301C0">
        <w:rPr>
          <w:rFonts w:eastAsia="Times New Roman"/>
        </w:rPr>
        <w:t>H2L</w:t>
      </w:r>
      <w:r w:rsidRPr="00A11417" w:rsidR="003B12C2">
        <w:rPr>
          <w:rFonts w:eastAsia="Times New Roman"/>
        </w:rPr>
        <w:t xml:space="preserve"> </w:t>
      </w:r>
      <w:r w:rsidR="00F80568">
        <w:rPr>
          <w:rFonts w:eastAsia="Times New Roman"/>
        </w:rPr>
        <w:t>(</w:t>
      </w:r>
      <w:r w:rsidR="008369D8">
        <w:rPr>
          <w:i/>
          <w:iCs/>
          <w:lang w:eastAsia="ja-JP"/>
        </w:rPr>
        <w:t>top 10%</w:t>
      </w:r>
      <w:r w:rsidR="00B92401">
        <w:rPr>
          <w:i/>
          <w:iCs/>
          <w:lang w:eastAsia="ja-JP"/>
        </w:rPr>
        <w:t xml:space="preserve"> leading</w:t>
      </w:r>
      <w:r w:rsidR="00F80568">
        <w:rPr>
          <w:rFonts w:eastAsia="Times New Roman"/>
        </w:rPr>
        <w:t>)</w:t>
      </w:r>
      <w:r w:rsidRPr="00A11417" w:rsidR="003B12C2">
        <w:rPr>
          <w:rFonts w:eastAsia="Times New Roman"/>
        </w:rPr>
        <w:t xml:space="preserve"> predictions to distinguish the </w:t>
      </w:r>
      <w:r w:rsidR="00405153">
        <w:rPr>
          <w:rFonts w:eastAsia="Times New Roman"/>
        </w:rPr>
        <w:t>H2L</w:t>
      </w:r>
      <w:r w:rsidRPr="00A11417" w:rsidR="003B12C2">
        <w:rPr>
          <w:rFonts w:eastAsia="Times New Roman"/>
        </w:rPr>
        <w:t xml:space="preserve"> compounds so we can observe its docking site with 3Dmol.js. </w:t>
      </w:r>
    </w:p>
    <w:p w:rsidRPr="00A11417" w:rsidR="003B12C2" w:rsidP="00423066" w:rsidRDefault="00B060AC" w14:paraId="15A571C2" w14:textId="340D77D0">
      <w:pPr>
        <w:keepNext/>
        <w:spacing w:line="360" w:lineRule="auto"/>
        <w:jc w:val="center"/>
        <w:rPr>
          <w:rFonts w:eastAsia="Times New Roman"/>
          <w:color w:val="000000" w:themeColor="text1"/>
          <w:sz w:val="24"/>
          <w:szCs w:val="24"/>
        </w:rPr>
      </w:pPr>
      <w:r w:rsidRPr="00B060AC">
        <w:rPr>
          <w:rFonts w:eastAsia="Times New Roman"/>
          <w:noProof/>
          <w:color w:val="000000" w:themeColor="text1"/>
          <w:sz w:val="24"/>
          <w:szCs w:val="24"/>
        </w:rPr>
        <w:drawing>
          <wp:inline distT="0" distB="0" distL="0" distR="0" wp14:anchorId="289FC5E9" wp14:editId="7DB75434">
            <wp:extent cx="2375535" cy="1985750"/>
            <wp:effectExtent l="0" t="0" r="5715" b="0"/>
            <wp:docPr id="20024940" name="Picture 20024940" descr="A close-up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940" name="Picture 1" descr="A close-up of a cell&#10;&#10;Description automatically generated"/>
                    <pic:cNvPicPr/>
                  </pic:nvPicPr>
                  <pic:blipFill>
                    <a:blip r:embed="rId34"/>
                    <a:stretch>
                      <a:fillRect/>
                    </a:stretch>
                  </pic:blipFill>
                  <pic:spPr>
                    <a:xfrm>
                      <a:off x="0" y="0"/>
                      <a:ext cx="2412563" cy="2016703"/>
                    </a:xfrm>
                    <a:prstGeom prst="rect">
                      <a:avLst/>
                    </a:prstGeom>
                  </pic:spPr>
                </pic:pic>
              </a:graphicData>
            </a:graphic>
          </wp:inline>
        </w:drawing>
      </w:r>
    </w:p>
    <w:p w:rsidRPr="0021655E" w:rsidR="003B12C2" w:rsidP="0021655E" w:rsidRDefault="003B12C2" w14:paraId="0709EDC8" w14:textId="331B010E">
      <w:pPr>
        <w:pStyle w:val="FigureCaption"/>
      </w:pPr>
      <w:r w:rsidRPr="0021655E">
        <w:t>Fig</w:t>
      </w:r>
      <w:r w:rsidRPr="0021655E" w:rsidR="0021655E">
        <w:t>ure 1</w:t>
      </w:r>
      <w:r w:rsidR="00883B48">
        <w:t>5</w:t>
      </w:r>
      <w:r w:rsidRPr="0021655E" w:rsidR="0021655E">
        <w:t>:</w:t>
      </w:r>
      <w:r w:rsidRPr="0021655E">
        <w:t xml:space="preserve"> </w:t>
      </w:r>
      <w:r w:rsidR="000F4C06">
        <w:t>H2L</w:t>
      </w:r>
      <w:r w:rsidRPr="0021655E">
        <w:t xml:space="preserve"> </w:t>
      </w:r>
      <w:r w:rsidR="00F80568">
        <w:t>(</w:t>
      </w:r>
      <w:r w:rsidR="008369D8">
        <w:t>top 10%</w:t>
      </w:r>
      <w:r w:rsidR="00110608">
        <w:t xml:space="preserve"> leading</w:t>
      </w:r>
      <w:r w:rsidR="00F80568">
        <w:t xml:space="preserve">) </w:t>
      </w:r>
      <w:r w:rsidRPr="0021655E">
        <w:t>compound</w:t>
      </w:r>
      <w:r w:rsidR="00B92BD3">
        <w:t>s</w:t>
      </w:r>
      <w:r w:rsidRPr="0021655E">
        <w:t xml:space="preserve"> – 5c1u-CR_mod</w:t>
      </w:r>
      <w:r w:rsidR="00495DB4">
        <w:t>els</w:t>
      </w:r>
    </w:p>
    <w:p w:rsidR="00EC4A02" w:rsidP="00EC4A02" w:rsidRDefault="00EC4A02" w14:paraId="6046B871" w14:textId="77777777">
      <w:pPr>
        <w:pStyle w:val="ListParagraph"/>
        <w:numPr>
          <w:ilvl w:val="0"/>
          <w:numId w:val="0"/>
        </w:numPr>
        <w:shd w:val="clear" w:color="auto" w:fill="FFFFFF" w:themeFill="background1"/>
        <w:jc w:val="center"/>
        <w:rPr>
          <w:rFonts w:eastAsia="Times New Roman"/>
          <w:color w:val="000000" w:themeColor="text1"/>
        </w:rPr>
      </w:pPr>
      <w:r w:rsidRPr="00D80D4A">
        <w:rPr>
          <w:rFonts w:eastAsia="Times New Roman"/>
          <w:noProof/>
          <w:color w:val="000000" w:themeColor="text1"/>
        </w:rPr>
        <w:drawing>
          <wp:inline distT="0" distB="0" distL="0" distR="0" wp14:anchorId="7A19EDF0" wp14:editId="72D887BC">
            <wp:extent cx="2351858" cy="2101755"/>
            <wp:effectExtent l="0" t="0" r="0" b="0"/>
            <wp:docPr id="1084325677" name="Picture 1084325677" descr="A structure of a molecu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25677" name="Picture 1" descr="A structure of a molecule&#10;&#10;Description automatically generated with medium confidence"/>
                    <pic:cNvPicPr/>
                  </pic:nvPicPr>
                  <pic:blipFill>
                    <a:blip r:embed="rId35"/>
                    <a:stretch>
                      <a:fillRect/>
                    </a:stretch>
                  </pic:blipFill>
                  <pic:spPr>
                    <a:xfrm>
                      <a:off x="0" y="0"/>
                      <a:ext cx="2398861" cy="2143760"/>
                    </a:xfrm>
                    <a:prstGeom prst="rect">
                      <a:avLst/>
                    </a:prstGeom>
                  </pic:spPr>
                </pic:pic>
              </a:graphicData>
            </a:graphic>
          </wp:inline>
        </w:drawing>
      </w:r>
    </w:p>
    <w:p w:rsidR="00EC4A02" w:rsidP="00EC4A02" w:rsidRDefault="00EC4A02" w14:paraId="141EBBDE" w14:textId="544C7B40">
      <w:pPr>
        <w:pStyle w:val="FigureCaption"/>
      </w:pPr>
      <w:r w:rsidRPr="0021655E">
        <w:t>Figure 1</w:t>
      </w:r>
      <w:r w:rsidR="00883B48">
        <w:t>6</w:t>
      </w:r>
      <w:r w:rsidRPr="0021655E">
        <w:t xml:space="preserve">: </w:t>
      </w:r>
      <w:r>
        <w:t>No-Hit</w:t>
      </w:r>
      <w:r w:rsidRPr="0021655E">
        <w:t xml:space="preserve"> </w:t>
      </w:r>
      <w:r>
        <w:t xml:space="preserve">(undesired) </w:t>
      </w:r>
      <w:r w:rsidRPr="0021655E">
        <w:t>compound</w:t>
      </w:r>
      <w:r>
        <w:t>s</w:t>
      </w:r>
      <w:r w:rsidRPr="0021655E">
        <w:t xml:space="preserve"> –</w:t>
      </w:r>
      <w:r w:rsidRPr="00495DB4">
        <w:t>5c1u-FOPM</w:t>
      </w:r>
      <w:r>
        <w:t>C-models</w:t>
      </w:r>
    </w:p>
    <w:p w:rsidRPr="0021655E" w:rsidR="001828AA" w:rsidP="003B194A" w:rsidRDefault="001828AA" w14:paraId="01CEAA7C" w14:textId="6869914B">
      <w:pPr>
        <w:pStyle w:val="Statements"/>
        <w:rPr>
          <w:lang w:eastAsia="ja-JP"/>
        </w:rPr>
      </w:pPr>
      <w:r w:rsidRPr="00741BDF">
        <w:rPr>
          <w:lang w:eastAsia="ja-JP"/>
        </w:rPr>
        <w:t>Figure 1</w:t>
      </w:r>
      <w:r w:rsidR="00883B48">
        <w:rPr>
          <w:lang w:eastAsia="ja-JP"/>
        </w:rPr>
        <w:t>5</w:t>
      </w:r>
      <w:r w:rsidRPr="00741BDF">
        <w:rPr>
          <w:lang w:eastAsia="ja-JP"/>
        </w:rPr>
        <w:t xml:space="preserve"> is a demonstration of protein and ligands forming “Hit”/”H2L” compounds from docking to correct binding site. The orange ribbon molecules represent the ligands binding to the blue area which is determined in paper [2] as the active site for developing “</w:t>
      </w:r>
      <w:r w:rsidRPr="00741BDF" w:rsidR="00705592">
        <w:rPr>
          <w:lang w:eastAsia="ja-JP"/>
        </w:rPr>
        <w:t>Hit”</w:t>
      </w:r>
      <w:r w:rsidR="00705592">
        <w:rPr>
          <w:lang w:eastAsia="ja-JP"/>
        </w:rPr>
        <w:t xml:space="preserve"> (</w:t>
      </w:r>
      <w:r w:rsidR="00C447B9">
        <w:rPr>
          <w:lang w:eastAsia="ja-JP"/>
        </w:rPr>
        <w:t>desired)</w:t>
      </w:r>
      <w:r w:rsidRPr="00741BDF">
        <w:rPr>
          <w:lang w:eastAsia="ja-JP"/>
        </w:rPr>
        <w:t xml:space="preserve"> and “H2L”</w:t>
      </w:r>
      <w:r w:rsidR="00C447B9">
        <w:rPr>
          <w:lang w:eastAsia="ja-JP"/>
        </w:rPr>
        <w:t xml:space="preserve"> (</w:t>
      </w:r>
      <w:r w:rsidR="008369D8">
        <w:rPr>
          <w:lang w:eastAsia="ja-JP"/>
        </w:rPr>
        <w:t>top 10%</w:t>
      </w:r>
      <w:r w:rsidR="00682881">
        <w:rPr>
          <w:lang w:eastAsia="ja-JP"/>
        </w:rPr>
        <w:t xml:space="preserve"> leading</w:t>
      </w:r>
      <w:r w:rsidR="00C447B9">
        <w:rPr>
          <w:lang w:eastAsia="ja-JP"/>
        </w:rPr>
        <w:t>)</w:t>
      </w:r>
      <w:r w:rsidRPr="00741BDF">
        <w:rPr>
          <w:lang w:eastAsia="ja-JP"/>
        </w:rPr>
        <w:t xml:space="preserve"> compounds</w:t>
      </w:r>
      <w:r>
        <w:rPr>
          <w:lang w:eastAsia="ja-JP"/>
        </w:rPr>
        <w:t xml:space="preserve">, namely </w:t>
      </w:r>
      <w:r w:rsidRPr="008E6748">
        <w:rPr>
          <w:i/>
          <w:iCs/>
          <w:lang w:eastAsia="ja-JP"/>
        </w:rPr>
        <w:t>desired</w:t>
      </w:r>
      <w:r>
        <w:rPr>
          <w:lang w:eastAsia="ja-JP"/>
        </w:rPr>
        <w:t xml:space="preserve"> and </w:t>
      </w:r>
      <w:r w:rsidR="008369D8">
        <w:rPr>
          <w:i/>
          <w:iCs/>
          <w:lang w:eastAsia="ja-JP"/>
        </w:rPr>
        <w:t>top 10%</w:t>
      </w:r>
      <w:r w:rsidR="00B92401">
        <w:rPr>
          <w:i/>
          <w:iCs/>
          <w:lang w:eastAsia="ja-JP"/>
        </w:rPr>
        <w:t xml:space="preserve"> leading</w:t>
      </w:r>
      <w:r>
        <w:rPr>
          <w:i/>
          <w:lang w:eastAsia="ja-JP"/>
        </w:rPr>
        <w:t xml:space="preserve"> </w:t>
      </w:r>
      <w:r>
        <w:rPr>
          <w:lang w:eastAsia="ja-JP"/>
        </w:rPr>
        <w:t>compounds, respectively</w:t>
      </w:r>
      <w:r w:rsidRPr="00741BDF">
        <w:rPr>
          <w:lang w:eastAsia="ja-JP"/>
        </w:rPr>
        <w:t xml:space="preserve">. Not only that, but we also take the BA predictions to sort out the proper “H2L” compounds since the proteins can suffer mutation or the rotation model is incompatible with the binding site. Those exceptions will be rejected and later recognized as “No Hit” </w:t>
      </w:r>
      <w:r w:rsidR="00684A16">
        <w:rPr>
          <w:lang w:eastAsia="ja-JP"/>
        </w:rPr>
        <w:t xml:space="preserve">(undesired) </w:t>
      </w:r>
      <w:r w:rsidRPr="00741BDF">
        <w:rPr>
          <w:lang w:eastAsia="ja-JP"/>
        </w:rPr>
        <w:t>compounds which are the green ribbon molecules</w:t>
      </w:r>
      <w:r>
        <w:rPr>
          <w:lang w:eastAsia="ja-JP"/>
        </w:rPr>
        <w:t xml:space="preserve"> shown</w:t>
      </w:r>
      <w:r w:rsidRPr="00741BDF">
        <w:rPr>
          <w:lang w:eastAsia="ja-JP"/>
        </w:rPr>
        <w:t xml:space="preserve"> in Figure 1</w:t>
      </w:r>
      <w:r w:rsidR="00883B48">
        <w:rPr>
          <w:lang w:eastAsia="ja-JP"/>
        </w:rPr>
        <w:t>6</w:t>
      </w:r>
      <w:r w:rsidRPr="00741BDF">
        <w:rPr>
          <w:lang w:eastAsia="ja-JP"/>
        </w:rPr>
        <w:t xml:space="preserve">. </w:t>
      </w:r>
    </w:p>
    <w:p w:rsidRPr="0021655E" w:rsidR="00EC4A02" w:rsidP="003B194A" w:rsidRDefault="00EC4A02" w14:paraId="1374EEBF" w14:textId="35B02721">
      <w:pPr>
        <w:pStyle w:val="Statements"/>
        <w:rPr>
          <w:lang w:eastAsia="ja-JP"/>
        </w:rPr>
      </w:pPr>
      <w:r w:rsidRPr="00741BDF">
        <w:rPr>
          <w:lang w:eastAsia="ja-JP"/>
        </w:rPr>
        <w:t xml:space="preserve">Anything outside of the blue area is appraised as </w:t>
      </w:r>
      <w:r>
        <w:rPr>
          <w:lang w:eastAsia="ja-JP"/>
        </w:rPr>
        <w:t xml:space="preserve">undesired </w:t>
      </w:r>
      <w:r w:rsidRPr="00741BDF">
        <w:rPr>
          <w:lang w:eastAsia="ja-JP"/>
        </w:rPr>
        <w:t>compounds immediately with no exceptions. This data will be reusable once getting approval from the professional testing the predictions on new combinations of ligands to this protein family</w:t>
      </w:r>
      <w:r>
        <w:rPr>
          <w:lang w:eastAsia="ja-JP"/>
        </w:rPr>
        <w:t>.</w:t>
      </w:r>
    </w:p>
    <w:p w:rsidRPr="00DF624C" w:rsidR="003B12C2" w:rsidP="00DF624C" w:rsidRDefault="00DF624C" w14:paraId="27355A3D" w14:textId="4BA0AC83">
      <w:pPr>
        <w:pStyle w:val="Head1"/>
        <w:spacing w:before="380"/>
      </w:pPr>
      <w:r>
        <w:t>5</w:t>
      </w:r>
      <w:r>
        <w:tab/>
      </w:r>
      <w:r w:rsidRPr="00DF624C" w:rsidR="003B12C2">
        <w:rPr>
          <w14:ligatures w14:val="standard"/>
        </w:rPr>
        <w:t>Conc</w:t>
      </w:r>
      <w:r w:rsidR="008C07BD">
        <w:rPr>
          <w14:ligatures w14:val="standard"/>
        </w:rPr>
        <w:t>l</w:t>
      </w:r>
      <w:r w:rsidRPr="00DF624C" w:rsidR="003B12C2">
        <w:rPr>
          <w14:ligatures w14:val="standard"/>
        </w:rPr>
        <w:t>usion</w:t>
      </w:r>
    </w:p>
    <w:p w:rsidRPr="00340D4A" w:rsidR="003B12C2" w:rsidP="003B12C2" w:rsidRDefault="003B12C2" w14:paraId="44D3ADD4" w14:textId="412BC728">
      <w:pPr>
        <w:pStyle w:val="BodyText"/>
      </w:pPr>
      <w:bookmarkStart w:name="_Hlk145403468" w:id="8"/>
      <w:r w:rsidRPr="00A11417">
        <w:rPr>
          <w:rFonts w:eastAsia="Times New Roman"/>
        </w:rPr>
        <w:t>In this paper</w:t>
      </w:r>
      <w:bookmarkEnd w:id="8"/>
      <w:r w:rsidRPr="00A11417">
        <w:rPr>
          <w:rFonts w:eastAsia="Times New Roman"/>
        </w:rPr>
        <w:t>, we have investigated and understood the drug discovery and drug potency in the making, what are the challenges and the tools we have implemented to solve those challenges. With the he</w:t>
      </w:r>
      <w:r w:rsidRPr="00A11417">
        <w:t xml:space="preserve">lp </w:t>
      </w:r>
      <w:r w:rsidRPr="00A11417">
        <w:rPr>
          <w:rFonts w:eastAsia="Times New Roman"/>
        </w:rPr>
        <w:t>of 3D visualization from 3dmol</w:t>
      </w:r>
      <w:r w:rsidR="00580FFF">
        <w:rPr>
          <w:rFonts w:eastAsia="Times New Roman"/>
        </w:rPr>
        <w:t>.</w:t>
      </w:r>
      <w:r w:rsidRPr="00A11417">
        <w:rPr>
          <w:rFonts w:eastAsia="Times New Roman"/>
        </w:rPr>
        <w:t xml:space="preserve">js, we can provide means </w:t>
      </w:r>
      <w:r w:rsidR="002F6B26">
        <w:rPr>
          <w:rFonts w:eastAsia="Times New Roman"/>
        </w:rPr>
        <w:t xml:space="preserve">to convey the </w:t>
      </w:r>
      <w:r w:rsidR="00F96640">
        <w:rPr>
          <w:rFonts w:eastAsia="Times New Roman"/>
        </w:rPr>
        <w:t>topic better</w:t>
      </w:r>
      <w:r w:rsidRPr="00A11417">
        <w:rPr>
          <w:rFonts w:eastAsia="Times New Roman"/>
        </w:rPr>
        <w:t xml:space="preserve"> for everyone to understand</w:t>
      </w:r>
      <w:r w:rsidRPr="00860341">
        <w:rPr>
          <w:rFonts w:eastAsia="Times New Roman"/>
        </w:rPr>
        <w:t>.</w:t>
      </w:r>
      <w:r w:rsidRPr="00A11417">
        <w:rPr>
          <w:rFonts w:eastAsia="Times New Roman"/>
        </w:rPr>
        <w:t xml:space="preserve"> We also propose </w:t>
      </w:r>
      <w:r w:rsidRPr="00860341" w:rsidR="00A97587">
        <w:rPr>
          <w:rFonts w:eastAsia="Times New Roman"/>
        </w:rPr>
        <w:t>modif</w:t>
      </w:r>
      <w:r w:rsidRPr="00860341" w:rsidR="00F96640">
        <w:rPr>
          <w:rFonts w:eastAsia="Times New Roman"/>
        </w:rPr>
        <w:t>ied</w:t>
      </w:r>
      <w:r w:rsidRPr="00860341" w:rsidR="00A97587">
        <w:rPr>
          <w:rFonts w:eastAsia="Times New Roman"/>
        </w:rPr>
        <w:t xml:space="preserve"> SF</w:t>
      </w:r>
      <w:r w:rsidRPr="00860341">
        <w:rPr>
          <w:rFonts w:eastAsia="Times New Roman"/>
        </w:rPr>
        <w:t xml:space="preserve">CNN </w:t>
      </w:r>
      <w:r w:rsidRPr="00860341" w:rsidR="00A97587">
        <w:rPr>
          <w:rFonts w:eastAsia="Times New Roman"/>
        </w:rPr>
        <w:t>and SFCNN-Hit</w:t>
      </w:r>
      <w:r w:rsidRPr="00A11417">
        <w:rPr>
          <w:rFonts w:eastAsia="Times New Roman"/>
        </w:rPr>
        <w:t xml:space="preserve"> to handle and assist in searching for </w:t>
      </w:r>
      <w:r w:rsidR="008369D8">
        <w:rPr>
          <w:i/>
          <w:iCs/>
          <w:lang w:eastAsia="ja-JP"/>
        </w:rPr>
        <w:t>top 10%</w:t>
      </w:r>
      <w:r w:rsidR="00B92401">
        <w:rPr>
          <w:i/>
          <w:iCs/>
          <w:lang w:eastAsia="ja-JP"/>
        </w:rPr>
        <w:t xml:space="preserve"> leading</w:t>
      </w:r>
      <w:r w:rsidRPr="00A11417">
        <w:rPr>
          <w:rFonts w:eastAsia="Times New Roman"/>
        </w:rPr>
        <w:t xml:space="preserve"> compounds faster. In the future, we will fully implement web applications and enhance the </w:t>
      </w:r>
      <w:r w:rsidRPr="00860341" w:rsidR="00A97587">
        <w:rPr>
          <w:rFonts w:eastAsia="Times New Roman"/>
        </w:rPr>
        <w:t>SF</w:t>
      </w:r>
      <w:r w:rsidRPr="00860341">
        <w:rPr>
          <w:rFonts w:eastAsia="Times New Roman"/>
        </w:rPr>
        <w:t>CNN</w:t>
      </w:r>
      <w:r w:rsidRPr="00A11417">
        <w:rPr>
          <w:rFonts w:eastAsia="Times New Roman"/>
        </w:rPr>
        <w:t xml:space="preserve"> </w:t>
      </w:r>
      <w:r w:rsidRPr="00A11417">
        <w:t>to predict BA</w:t>
      </w:r>
      <w:r w:rsidRPr="00A11417">
        <w:rPr>
          <w:rFonts w:eastAsia="Times New Roman"/>
        </w:rPr>
        <w:t xml:space="preserve"> better. Not only that</w:t>
      </w:r>
      <w:r w:rsidRPr="00860341" w:rsidR="00C67C76">
        <w:rPr>
          <w:rFonts w:eastAsia="Times New Roman"/>
        </w:rPr>
        <w:t>,</w:t>
      </w:r>
      <w:r w:rsidRPr="00860341">
        <w:rPr>
          <w:rFonts w:eastAsia="Times New Roman"/>
        </w:rPr>
        <w:t xml:space="preserve"> </w:t>
      </w:r>
      <w:r w:rsidRPr="00860341" w:rsidR="00AE117B">
        <w:rPr>
          <w:rFonts w:eastAsia="Times New Roman"/>
        </w:rPr>
        <w:t>but</w:t>
      </w:r>
      <w:r w:rsidRPr="00A11417">
        <w:rPr>
          <w:rFonts w:eastAsia="Times New Roman"/>
        </w:rPr>
        <w:t xml:space="preserve"> we will </w:t>
      </w:r>
      <w:r w:rsidRPr="00860341" w:rsidR="00AE117B">
        <w:rPr>
          <w:rFonts w:eastAsia="Times New Roman"/>
        </w:rPr>
        <w:t>also</w:t>
      </w:r>
      <w:r w:rsidRPr="00860341">
        <w:rPr>
          <w:rFonts w:eastAsia="Times New Roman"/>
        </w:rPr>
        <w:t xml:space="preserve"> </w:t>
      </w:r>
      <w:r w:rsidRPr="00A11417">
        <w:rPr>
          <w:rFonts w:eastAsia="Times New Roman"/>
        </w:rPr>
        <w:t xml:space="preserve">implement Graphic Neuron Network (GNN) </w:t>
      </w:r>
      <w:r w:rsidRPr="00860341" w:rsidR="00C67C76">
        <w:rPr>
          <w:rFonts w:eastAsia="Times New Roman"/>
        </w:rPr>
        <w:t xml:space="preserve">into the modified models </w:t>
      </w:r>
      <w:r w:rsidRPr="00A11417">
        <w:rPr>
          <w:rFonts w:eastAsia="Times New Roman"/>
        </w:rPr>
        <w:t xml:space="preserve">and other methods to perform </w:t>
      </w:r>
      <w:r w:rsidR="00EF4439">
        <w:rPr>
          <w:rFonts w:eastAsia="Times New Roman"/>
        </w:rPr>
        <w:t>H</w:t>
      </w:r>
      <w:r w:rsidRPr="00A11417">
        <w:rPr>
          <w:rFonts w:eastAsia="Times New Roman"/>
        </w:rPr>
        <w:t>it-to-</w:t>
      </w:r>
      <w:r w:rsidR="00EF4439">
        <w:rPr>
          <w:rFonts w:eastAsia="Times New Roman"/>
        </w:rPr>
        <w:t>L</w:t>
      </w:r>
      <w:r w:rsidRPr="00A11417">
        <w:rPr>
          <w:rFonts w:eastAsia="Times New Roman"/>
        </w:rPr>
        <w:t xml:space="preserve">ead </w:t>
      </w:r>
      <w:r w:rsidR="00EF4439">
        <w:rPr>
          <w:rFonts w:eastAsia="Times New Roman"/>
        </w:rPr>
        <w:t>(</w:t>
      </w:r>
      <w:r w:rsidR="008369D8">
        <w:rPr>
          <w:i/>
          <w:iCs/>
          <w:lang w:eastAsia="ja-JP"/>
        </w:rPr>
        <w:t>top 10%</w:t>
      </w:r>
      <w:r w:rsidR="00B92401">
        <w:rPr>
          <w:i/>
          <w:iCs/>
          <w:lang w:eastAsia="ja-JP"/>
        </w:rPr>
        <w:t xml:space="preserve"> leading</w:t>
      </w:r>
      <w:r w:rsidR="00EF4439">
        <w:rPr>
          <w:rFonts w:eastAsia="Times New Roman"/>
        </w:rPr>
        <w:t>)</w:t>
      </w:r>
      <w:r w:rsidRPr="00A11417">
        <w:rPr>
          <w:rFonts w:eastAsia="Times New Roman"/>
        </w:rPr>
        <w:t xml:space="preserve"> predictions on other proteins in the same family and potentially work on different family of proteins as well</w:t>
      </w:r>
      <w:r>
        <w:rPr>
          <w:rFonts w:eastAsia="Times New Roman"/>
        </w:rPr>
        <w:t>.</w:t>
      </w:r>
      <w:r>
        <w:t xml:space="preserve"> </w:t>
      </w:r>
    </w:p>
    <w:p w:rsidR="003B12C2" w:rsidP="006C20E7" w:rsidRDefault="003B12C2" w14:paraId="07C07C6E" w14:textId="77777777">
      <w:pPr>
        <w:pStyle w:val="ReferenceHead"/>
      </w:pPr>
      <w:r w:rsidRPr="005B520E">
        <w:t>References</w:t>
      </w:r>
    </w:p>
    <w:p w:rsidRPr="00DF624C" w:rsidR="003B12C2" w:rsidP="00DF624C" w:rsidRDefault="00DF624C" w14:paraId="7E723657" w14:textId="6673A3BB">
      <w:pPr>
        <w:pStyle w:val="Bibentry"/>
      </w:pPr>
      <w:r>
        <w:t>[1]</w:t>
      </w:r>
      <w:r w:rsidRPr="00DF624C" w:rsidR="003B12C2">
        <w:t xml:space="preserve"> 3DCNN Rao, C., &amp; Liu, Y. (2020). Three-dimensional convolutional neural network (3D-CNN) for heterogeneous material homogenization. Computational Materials Science, 184, 109850.</w:t>
      </w:r>
    </w:p>
    <w:p w:rsidRPr="00DF624C" w:rsidR="003B12C2" w:rsidP="00DF624C" w:rsidRDefault="00DF624C" w14:paraId="7E9B9226" w14:textId="3806FF17">
      <w:pPr>
        <w:pStyle w:val="Bibentry"/>
      </w:pPr>
      <w:r>
        <w:t xml:space="preserve">[2] </w:t>
      </w:r>
      <w:r w:rsidRPr="00DF624C" w:rsidR="003B12C2">
        <w:t>Le, T. T. V., &amp; Do, P. C. (2022). Molecular docking study of various Enterovirus—A71 3C protease proteins and their potential inhibitors. Frontiers in Microbiology, 13.</w:t>
      </w:r>
    </w:p>
    <w:p w:rsidRPr="00DF624C" w:rsidR="003B12C2" w:rsidP="00DF624C" w:rsidRDefault="00DF624C" w14:paraId="3142C766" w14:textId="384C805E">
      <w:pPr>
        <w:pStyle w:val="Bibentry"/>
      </w:pPr>
      <w:r>
        <w:t>[3]</w:t>
      </w:r>
      <w:r w:rsidR="003B12C2">
        <w:t xml:space="preserve"> </w:t>
      </w:r>
      <w:r w:rsidRPr="00DF624C" w:rsidR="003B12C2">
        <w:t xml:space="preserve">PMV Documentation, Retrieved from: </w:t>
      </w:r>
      <w:hyperlink r:id="rId36">
        <w:r w:rsidRPr="00DF624C" w:rsidR="003B12C2">
          <w:t>https://www.autopack.org/install/python-molecular-viewer-pmv-installation</w:t>
        </w:r>
      </w:hyperlink>
      <w:r w:rsidRPr="00DF624C" w:rsidR="003B12C2">
        <w:t>, last accessed 2023/3/14.</w:t>
      </w:r>
    </w:p>
    <w:p w:rsidRPr="00DF624C" w:rsidR="003B12C2" w:rsidP="00DF624C" w:rsidRDefault="00EB72D2" w14:paraId="69E856D0" w14:textId="230F2BA7">
      <w:pPr>
        <w:pStyle w:val="Bibentry"/>
      </w:pPr>
      <w:r>
        <w:t xml:space="preserve">[4] </w:t>
      </w:r>
      <w:r w:rsidRPr="00DF624C" w:rsidR="003B12C2">
        <w:t xml:space="preserve">The RDKit Documentation, Retrieved from: </w:t>
      </w:r>
      <w:hyperlink r:id="rId37">
        <w:r w:rsidRPr="00DF624C" w:rsidR="003B12C2">
          <w:t>https://www.rdkit.org/docs/index.html</w:t>
        </w:r>
      </w:hyperlink>
      <w:r w:rsidRPr="00DF624C" w:rsidR="003B12C2">
        <w:t>, last accessed 2023/3/14.</w:t>
      </w:r>
    </w:p>
    <w:p w:rsidRPr="00DF624C" w:rsidR="003B12C2" w:rsidP="00DF624C" w:rsidRDefault="00EB72D2" w14:paraId="115763B3" w14:textId="451A7534">
      <w:pPr>
        <w:pStyle w:val="Bibentry"/>
      </w:pPr>
      <w:r>
        <w:t xml:space="preserve">[5] </w:t>
      </w:r>
      <w:r w:rsidRPr="00DF624C" w:rsidR="003B12C2">
        <w:t xml:space="preserve">The Scripps Research Institute. (2021). AutoDock. Retrieved from </w:t>
      </w:r>
      <w:hyperlink r:id="rId38">
        <w:r w:rsidRPr="00DF624C" w:rsidR="003B12C2">
          <w:t>http://autodock.scripps.edu/</w:t>
        </w:r>
      </w:hyperlink>
      <w:r w:rsidRPr="00DF624C" w:rsidR="003B12C2">
        <w:t xml:space="preserve"> </w:t>
      </w:r>
    </w:p>
    <w:p w:rsidRPr="00DF624C" w:rsidR="003B12C2" w:rsidP="00DF624C" w:rsidRDefault="00424594" w14:paraId="60988059" w14:textId="7E28505A">
      <w:pPr>
        <w:pStyle w:val="Bibentry"/>
      </w:pPr>
      <w:r>
        <w:t xml:space="preserve">[6] </w:t>
      </w:r>
      <w:r w:rsidRPr="00DF624C" w:rsidR="003B12C2">
        <w:t>Trott, O., &amp; Olson, A. J.: AutoDock Vina: Improving the speed and accuracy of docking with a new scoring function, efficient optimization, and multithreading. Journal of Computational Chemistry, 31(2), 455-461 (2010).</w:t>
      </w:r>
    </w:p>
    <w:p w:rsidRPr="00DF624C" w:rsidR="003B12C2" w:rsidP="00DF624C" w:rsidRDefault="00984194" w14:paraId="48EA0C01" w14:textId="353D5F79">
      <w:pPr>
        <w:pStyle w:val="Bibentry"/>
      </w:pPr>
      <w:r>
        <w:t xml:space="preserve">[8] </w:t>
      </w:r>
      <w:r w:rsidRPr="00DF624C" w:rsidR="003B12C2">
        <w:t>Wang, Yu, et al.: Sfcnn: A Novel Scoring Function Based on 3D Convolutional Neural Network for Accurate and Stable Protein–ligand Affinity Prediction. BMC Bioinformatics, vol. 23, no. 1, Springer Science and Business Media LLC, (June 2022).</w:t>
      </w:r>
    </w:p>
    <w:p w:rsidRPr="00DF624C" w:rsidR="003B12C2" w:rsidP="00DF624C" w:rsidRDefault="001B5119" w14:paraId="5BD1A409" w14:textId="733BD4C1">
      <w:pPr>
        <w:pStyle w:val="Bibentry"/>
      </w:pPr>
      <w:r>
        <w:t>[9</w:t>
      </w:r>
      <w:r w:rsidR="00984194">
        <w:t xml:space="preserve">] </w:t>
      </w:r>
      <w:r w:rsidRPr="00DF624C" w:rsidR="003B12C2">
        <w:t>WiKiDoc Users. “Ligand (Biochemistry) - Wikidoc.” Ligand (Biochemistry) - Wikidoc, 9 Aug. 2012.</w:t>
      </w:r>
    </w:p>
    <w:p w:rsidRPr="00DF624C" w:rsidR="003B12C2" w:rsidP="00DF624C" w:rsidRDefault="00984194" w14:paraId="148ECFE1" w14:textId="263C2587">
      <w:pPr>
        <w:pStyle w:val="Bibentry"/>
      </w:pPr>
      <w:r>
        <w:t>[</w:t>
      </w:r>
      <w:r w:rsidR="001B5119">
        <w:t>10</w:t>
      </w:r>
      <w:r>
        <w:t xml:space="preserve">] </w:t>
      </w:r>
      <w:r w:rsidRPr="00DF624C" w:rsidR="003B12C2">
        <w:t>Meng, E. C., Shoichet, B. K., &amp; Kuntz, I. D. (1992). Automated docking with grid‐based energy evaluation. Journal of computational chemistry, 13(4), 505-524.</w:t>
      </w:r>
    </w:p>
    <w:p w:rsidRPr="00DF624C" w:rsidR="003B12C2" w:rsidP="00DF624C" w:rsidRDefault="00984194" w14:paraId="45C99FB6" w14:textId="4B2FB525">
      <w:pPr>
        <w:pStyle w:val="Bibentry"/>
      </w:pPr>
      <w:r>
        <w:t>[</w:t>
      </w:r>
      <w:r w:rsidR="001B5119">
        <w:t>11</w:t>
      </w:r>
      <w:r>
        <w:t xml:space="preserve">] </w:t>
      </w:r>
      <w:r w:rsidRPr="00DF624C" w:rsidR="003B12C2">
        <w:t>3dmol js  Nicholas Rego , David Koes, 3Dmol.js: molecular visualization with WebGL, Bioinformatics, Volume 31, Issue 8, April 2015, Pages 1322–1324, https://doi.org/10.1093/bioinformatics/btu829.</w:t>
      </w:r>
    </w:p>
    <w:p w:rsidRPr="00DF624C" w:rsidR="003B12C2" w:rsidP="00DF624C" w:rsidRDefault="00984194" w14:paraId="6300F310" w14:textId="5823C2F1">
      <w:pPr>
        <w:pStyle w:val="Bibentry"/>
      </w:pPr>
      <w:r>
        <w:t>[</w:t>
      </w:r>
      <w:r w:rsidR="001B5119">
        <w:t>12</w:t>
      </w:r>
      <w:r>
        <w:t xml:space="preserve">] </w:t>
      </w:r>
      <w:r w:rsidRPr="00DF624C" w:rsidR="003B12C2">
        <w:t xml:space="preserve">Protein Data Bank, </w:t>
      </w:r>
      <w:hyperlink w:history="1" r:id="rId39">
        <w:r w:rsidRPr="00DF624C" w:rsidR="003B12C2">
          <w:t>https://www.rcsb.org/</w:t>
        </w:r>
      </w:hyperlink>
      <w:r w:rsidRPr="00DF624C" w:rsidR="003B12C2">
        <w:t>, last accessed 30/5/2023</w:t>
      </w:r>
    </w:p>
    <w:p w:rsidRPr="00DF624C" w:rsidR="003B12C2" w:rsidP="00DF624C" w:rsidRDefault="00984194" w14:paraId="74038EBA" w14:textId="72843184">
      <w:pPr>
        <w:pStyle w:val="Bibentry"/>
      </w:pPr>
      <w:r>
        <w:t>[</w:t>
      </w:r>
      <w:r w:rsidR="001B5119">
        <w:t>13</w:t>
      </w:r>
      <w:r>
        <w:t xml:space="preserve">] </w:t>
      </w:r>
      <w:r w:rsidRPr="00DF624C" w:rsidR="003B12C2">
        <w:t>Paciotti, Roberto &amp; Agamennone, Mariangela &amp; Coletti, Cecilia &amp; Storchi, Loriano. (2020). Characterization of PD-L1 binding sites by a combined FMO/GRID-DRY approach. Journal of Computer-Aided Molecular Design. 34. 10.1007/s10822-020-00306-0.</w:t>
      </w:r>
    </w:p>
    <w:p w:rsidRPr="00DF624C" w:rsidR="003B12C2" w:rsidP="00DF624C" w:rsidRDefault="00984194" w14:paraId="47876DFB" w14:textId="60F9DB70">
      <w:pPr>
        <w:pStyle w:val="Bibentry"/>
      </w:pPr>
      <w:r>
        <w:t>[</w:t>
      </w:r>
      <w:r w:rsidR="001B5119">
        <w:t>14</w:t>
      </w:r>
      <w:r>
        <w:t xml:space="preserve">] </w:t>
      </w:r>
      <w:r w:rsidRPr="00DF624C" w:rsidR="003B12C2">
        <w:t xml:space="preserve">Huang, S.-Y., and Zou, X. (2010). Advances and challenges in protein-ligand docking. Int. J. Mol. Sci. 11, 3016–3034. doi: 0.3390/ijms11083016. </w:t>
      </w:r>
    </w:p>
    <w:p w:rsidRPr="00DF624C" w:rsidR="003B12C2" w:rsidP="00DF624C" w:rsidRDefault="00984194" w14:paraId="71450E93" w14:textId="2105EEC7">
      <w:pPr>
        <w:pStyle w:val="Bibentry"/>
      </w:pPr>
      <w:r>
        <w:t>[</w:t>
      </w:r>
      <w:r w:rsidR="001B5119">
        <w:t>15</w:t>
      </w:r>
      <w:r>
        <w:t xml:space="preserve">] </w:t>
      </w:r>
      <w:r w:rsidRPr="00DF624C" w:rsidR="003B12C2">
        <w:t>Berman, H. M., Westbrook, J., Feng, Z., Gilliland, G., Bhat, T. N., Weissig, H., et al. (2000). The protein data bank. Nucleic Acids Res. 28, 235–242. doi: 10.1093/nar/28.1.235.</w:t>
      </w:r>
    </w:p>
    <w:p w:rsidRPr="00250C3F" w:rsidR="00250C3F" w:rsidP="00250C3F" w:rsidRDefault="001B5119" w14:paraId="505A0DD9" w14:textId="4547AEED">
      <w:pPr>
        <w:pStyle w:val="Bibentry"/>
      </w:pPr>
      <w:r>
        <w:t>[16]</w:t>
      </w:r>
      <w:r w:rsidRPr="00250C3F" w:rsidR="00250C3F">
        <w:t xml:space="preserve"> Savio, D., Pastewka, L., &amp; Gumbsch, P. (2016). Boundary lubrication of heterogeneous surfaces and the onset of cavitation in frictional contacts.</w:t>
      </w:r>
    </w:p>
    <w:p w:rsidRPr="00DF624C" w:rsidR="00250C3F" w:rsidP="00DF624C" w:rsidRDefault="00250C3F" w14:paraId="659F9129" w14:textId="77777777">
      <w:pPr>
        <w:pStyle w:val="Bibentry"/>
      </w:pPr>
    </w:p>
    <w:p w:rsidRPr="00586A35" w:rsidR="00732D22" w:rsidP="00796FDA" w:rsidRDefault="00732D22" w14:paraId="13B07579" w14:textId="2E77BEB6">
      <w:pPr>
        <w:shd w:val="clear" w:color="auto" w:fill="FFFFFF"/>
        <w:spacing w:before="100" w:beforeAutospacing="1" w:after="100" w:afterAutospacing="1" w:line="240" w:lineRule="auto"/>
        <w:ind w:left="720" w:hanging="360"/>
        <w:rPr>
          <w14:ligatures w14:val="standard"/>
        </w:rPr>
      </w:pPr>
    </w:p>
    <w:p w:rsidRPr="00C14A4F" w:rsidR="00C14A4F" w:rsidP="00C14A4F" w:rsidRDefault="00C14A4F" w14:paraId="13B0757A" w14:textId="77777777">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rsidRPr="00C14A4F" w:rsidR="00C14A4F" w:rsidP="00C14A4F" w:rsidRDefault="00C14A4F" w14:paraId="13B0757B" w14:textId="77777777">
      <w:pPr>
        <w:pStyle w:val="MetadataHead"/>
        <w:rPr>
          <w:vanish/>
          <w:color w:val="auto"/>
          <w:sz w:val="14"/>
          <w:szCs w:val="14"/>
          <w14:ligatures w14:val="standard"/>
        </w:rPr>
      </w:pPr>
      <w:r w:rsidRPr="00C14A4F">
        <w:rPr>
          <w:vanish/>
          <w:color w:val="auto"/>
          <w:sz w:val="14"/>
          <w:szCs w:val="14"/>
          <w14:ligatures w14:val="standard"/>
        </w:rPr>
        <w:t>Conference Short Name:WOODSTOCK’18</w:t>
      </w:r>
    </w:p>
    <w:p w:rsidRPr="00C14A4F" w:rsidR="00C14A4F" w:rsidP="00C14A4F" w:rsidRDefault="00C14A4F" w14:paraId="13B0757C" w14:textId="77777777">
      <w:pPr>
        <w:pStyle w:val="MetadataHead"/>
        <w:rPr>
          <w:vanish/>
          <w:color w:val="auto"/>
          <w:sz w:val="14"/>
          <w:szCs w:val="14"/>
          <w14:ligatures w14:val="standard"/>
        </w:rPr>
      </w:pPr>
      <w:r w:rsidRPr="00C14A4F">
        <w:rPr>
          <w:vanish/>
          <w:color w:val="auto"/>
          <w:sz w:val="14"/>
          <w:szCs w:val="14"/>
          <w14:ligatures w14:val="standard"/>
        </w:rPr>
        <w:t>Conference Location:El Paso, Texas USA</w:t>
      </w:r>
    </w:p>
    <w:p w:rsidRPr="00C14A4F" w:rsidR="00C14A4F" w:rsidP="00C14A4F" w:rsidRDefault="00C14A4F" w14:paraId="13B0757D" w14:textId="77777777">
      <w:pPr>
        <w:pStyle w:val="MetadataHead"/>
        <w:rPr>
          <w:vanish/>
          <w:color w:val="auto"/>
          <w:sz w:val="14"/>
          <w:szCs w:val="14"/>
          <w14:ligatures w14:val="standard"/>
        </w:rPr>
      </w:pPr>
      <w:r w:rsidRPr="00C14A4F">
        <w:rPr>
          <w:vanish/>
          <w:color w:val="auto"/>
          <w:sz w:val="14"/>
          <w:szCs w:val="14"/>
          <w14:ligatures w14:val="standard"/>
        </w:rPr>
        <w:t>ISBN:978-1-4503-0000-0/18/06</w:t>
      </w:r>
    </w:p>
    <w:p w:rsidRPr="00C14A4F" w:rsidR="00C14A4F" w:rsidP="00C14A4F" w:rsidRDefault="00C14A4F" w14:paraId="13B0757E" w14:textId="77777777">
      <w:pPr>
        <w:pStyle w:val="MetadataHead"/>
        <w:rPr>
          <w:vanish/>
          <w:color w:val="auto"/>
          <w:sz w:val="14"/>
          <w:szCs w:val="14"/>
          <w14:ligatures w14:val="standard"/>
        </w:rPr>
      </w:pPr>
      <w:r w:rsidRPr="00C14A4F">
        <w:rPr>
          <w:vanish/>
          <w:color w:val="auto"/>
          <w:sz w:val="14"/>
          <w:szCs w:val="14"/>
          <w14:ligatures w14:val="standard"/>
        </w:rPr>
        <w:t>Year:2018</w:t>
      </w:r>
    </w:p>
    <w:p w:rsidRPr="00C14A4F" w:rsidR="00C14A4F" w:rsidP="00C14A4F" w:rsidRDefault="00C14A4F" w14:paraId="13B0757F" w14:textId="77777777">
      <w:pPr>
        <w:pStyle w:val="MetadataHead"/>
        <w:rPr>
          <w:vanish/>
          <w:color w:val="auto"/>
          <w:sz w:val="14"/>
          <w:szCs w:val="14"/>
          <w14:ligatures w14:val="standard"/>
        </w:rPr>
      </w:pPr>
      <w:r w:rsidRPr="00C14A4F">
        <w:rPr>
          <w:vanish/>
          <w:color w:val="auto"/>
          <w:sz w:val="14"/>
          <w:szCs w:val="14"/>
          <w14:ligatures w14:val="standard"/>
        </w:rPr>
        <w:t>Date:June</w:t>
      </w:r>
    </w:p>
    <w:p w:rsidRPr="00C14A4F" w:rsidR="00C14A4F" w:rsidP="00C14A4F" w:rsidRDefault="00C14A4F" w14:paraId="13B07580" w14:textId="77777777">
      <w:pPr>
        <w:pStyle w:val="MetadataHead"/>
        <w:rPr>
          <w:vanish/>
          <w:color w:val="auto"/>
          <w:sz w:val="14"/>
          <w:szCs w:val="14"/>
          <w14:ligatures w14:val="standard"/>
        </w:rPr>
      </w:pPr>
      <w:r w:rsidRPr="00C14A4F">
        <w:rPr>
          <w:vanish/>
          <w:color w:val="auto"/>
          <w:sz w:val="14"/>
          <w:szCs w:val="14"/>
          <w14:ligatures w14:val="standard"/>
        </w:rPr>
        <w:t>Copyright Year:2018</w:t>
      </w:r>
    </w:p>
    <w:p w:rsidRPr="00C14A4F" w:rsidR="00C14A4F" w:rsidP="00C14A4F" w:rsidRDefault="00C14A4F" w14:paraId="13B07581" w14:textId="77777777">
      <w:pPr>
        <w:pStyle w:val="MetadataHead"/>
        <w:rPr>
          <w:vanish/>
          <w:color w:val="auto"/>
          <w:sz w:val="14"/>
          <w:szCs w:val="14"/>
          <w14:ligatures w14:val="standard"/>
        </w:rPr>
      </w:pPr>
      <w:r w:rsidRPr="00C14A4F">
        <w:rPr>
          <w:vanish/>
          <w:color w:val="auto"/>
          <w:sz w:val="14"/>
          <w:szCs w:val="14"/>
          <w14:ligatures w14:val="standard"/>
        </w:rPr>
        <w:t>Copyright Statement:rightsretained</w:t>
      </w:r>
    </w:p>
    <w:p w:rsidRPr="00C14A4F" w:rsidR="00C14A4F" w:rsidP="00C14A4F" w:rsidRDefault="00C14A4F" w14:paraId="13B07582" w14:textId="77777777">
      <w:pPr>
        <w:pStyle w:val="MetadataHead"/>
        <w:rPr>
          <w:vanish/>
          <w:color w:val="auto"/>
          <w:sz w:val="14"/>
          <w:szCs w:val="14"/>
          <w14:ligatures w14:val="standard"/>
        </w:rPr>
      </w:pPr>
      <w:r w:rsidRPr="00C14A4F">
        <w:rPr>
          <w:vanish/>
          <w:color w:val="auto"/>
          <w:sz w:val="14"/>
          <w:szCs w:val="14"/>
          <w14:ligatures w14:val="standard"/>
        </w:rPr>
        <w:t>DOI:10.1145/1234567890</w:t>
      </w:r>
    </w:p>
    <w:p w:rsidRPr="00C14A4F" w:rsidR="00C14A4F" w:rsidP="00C14A4F" w:rsidRDefault="00C14A4F" w14:paraId="13B07583" w14:textId="77777777">
      <w:pPr>
        <w:pStyle w:val="MetadataHead"/>
        <w:rPr>
          <w:vanish/>
          <w:color w:val="auto"/>
          <w:sz w:val="14"/>
          <w:szCs w:val="14"/>
          <w14:ligatures w14:val="standard"/>
        </w:rPr>
      </w:pPr>
      <w:r w:rsidRPr="00C14A4F">
        <w:rPr>
          <w:vanish/>
          <w:color w:val="auto"/>
          <w:sz w:val="14"/>
          <w:szCs w:val="14"/>
          <w14:ligatures w14:val="standard"/>
        </w:rPr>
        <w:t>RRH: F. Surname et al.</w:t>
      </w:r>
    </w:p>
    <w:p w:rsidRPr="00586A35" w:rsidR="00586A35" w:rsidP="00C14A4F" w:rsidRDefault="00C14A4F" w14:paraId="13B07584" w14:textId="77777777">
      <w:pPr>
        <w:pStyle w:val="MetadataHead"/>
        <w:rPr>
          <w:color w:val="auto"/>
          <w:sz w:val="14"/>
          <w:szCs w:val="14"/>
          <w14:ligatures w14:val="standard"/>
        </w:rPr>
      </w:pPr>
      <w:r w:rsidRPr="00C14A4F">
        <w:rPr>
          <w:vanish/>
          <w:color w:val="auto"/>
          <w:sz w:val="14"/>
          <w:szCs w:val="14"/>
          <w14:ligatures w14:val="standard"/>
        </w:rPr>
        <w:t>Price:$15.00</w:t>
      </w:r>
      <w:bookmarkStart w:name="intm" w:id="9"/>
      <w:bookmarkEnd w:id="9"/>
    </w:p>
    <w:sectPr w:rsidRPr="00586A35" w:rsidR="00586A35" w:rsidSect="00586A35">
      <w:endnotePr>
        <w:numFmt w:val="decimal"/>
      </w:endnotePr>
      <w:type w:val="continuous"/>
      <w:pgSz w:w="12240" w:h="15840" w:orient="portrait" w:code="9"/>
      <w:pgMar w:top="1500" w:right="1080" w:bottom="1600" w:left="1080" w:header="1080" w:footer="1080" w:gutter="0"/>
      <w:pgNumType w:start="1"/>
      <w:cols w:space="480" w:num="2"/>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C6D45" w:rsidRDefault="008C6D45" w14:paraId="769DE3C6" w14:textId="77777777">
      <w:r>
        <w:separator/>
      </w:r>
    </w:p>
  </w:endnote>
  <w:endnote w:type="continuationSeparator" w:id="0">
    <w:p w:rsidR="008C6D45" w:rsidRDefault="008C6D45" w14:paraId="5C38DD3C" w14:textId="77777777">
      <w:r>
        <w:continuationSeparator/>
      </w:r>
    </w:p>
  </w:endnote>
  <w:endnote w:type="continuationNotice" w:id="1">
    <w:p w:rsidR="008C6D45" w:rsidRDefault="008C6D45" w14:paraId="7A9B530B"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586A35" w:rsidR="00830B33" w:rsidP="00586A35" w:rsidRDefault="00830B33" w14:paraId="2F24D335" w14:textId="77777777">
    <w:pPr>
      <w:pStyle w:val="Footer"/>
      <w:rPr>
        <w:rStyle w:val="PageNumber"/>
        <w:rFonts w:ascii="Linux Biolinum" w:hAnsi="Linux Biolinum" w:cs="Linux Biolinum"/>
      </w:rPr>
    </w:pPr>
  </w:p>
  <w:p w:rsidRPr="00586A35" w:rsidR="00830B33" w:rsidP="00586A35" w:rsidRDefault="00830B33" w14:paraId="32C77398" w14:textId="77777777">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586A35" w:rsidR="00830B33" w:rsidRDefault="00830B33" w14:paraId="29111F88" w14:textId="77777777">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586A35" w:rsidR="00586A35" w:rsidP="00586A35" w:rsidRDefault="00586A35" w14:paraId="13B07597" w14:textId="77777777">
    <w:pPr>
      <w:pStyle w:val="Footer"/>
      <w:rPr>
        <w:rStyle w:val="PageNumber"/>
        <w:rFonts w:ascii="Linux Biolinum" w:hAnsi="Linux Biolinum" w:cs="Linux Biolinum"/>
      </w:rPr>
    </w:pPr>
  </w:p>
  <w:p w:rsidRPr="00586A35" w:rsidR="00586A35" w:rsidP="00586A35" w:rsidRDefault="00586A35" w14:paraId="13B07598" w14:textId="77777777">
    <w:pPr>
      <w:pStyle w:val="Footer"/>
      <w:ind w:right="360"/>
      <w:rPr>
        <w:rFonts w:ascii="Linux Biolinum" w:hAnsi="Linux Biolinum" w:cs="Linux Biolinum"/>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586A35" w:rsidR="002B01E4" w:rsidRDefault="002B01E4" w14:paraId="13B07599" w14:textId="77777777">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C6D45" w:rsidRDefault="008C6D45" w14:paraId="506DB24F" w14:textId="77777777">
      <w:r>
        <w:separator/>
      </w:r>
    </w:p>
  </w:footnote>
  <w:footnote w:type="continuationSeparator" w:id="0">
    <w:p w:rsidR="008C6D45" w:rsidRDefault="008C6D45" w14:paraId="117E86DF" w14:textId="77777777">
      <w:r>
        <w:continuationSeparator/>
      </w:r>
    </w:p>
  </w:footnote>
  <w:footnote w:type="continuationNotice" w:id="1">
    <w:p w:rsidR="008C6D45" w:rsidRDefault="008C6D45" w14:paraId="7476D39C"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148"/>
      <w:gridCol w:w="5148"/>
    </w:tblGrid>
    <w:tr w:rsidRPr="00586A35" w:rsidR="00830B33" w:rsidTr="00586A35" w14:paraId="25D83938" w14:textId="77777777">
      <w:tc>
        <w:tcPr>
          <w:tcW w:w="2500" w:type="pct"/>
          <w:vAlign w:val="center"/>
        </w:tcPr>
        <w:p w:rsidRPr="00586A35" w:rsidR="00830B33" w:rsidP="00586A35" w:rsidRDefault="00830B33" w14:paraId="7BB7B80A" w14:textId="77777777">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WOODSTOCK’18, June, 2018, El Paso, Texas USA</w:t>
          </w:r>
        </w:p>
      </w:tc>
      <w:tc>
        <w:tcPr>
          <w:tcW w:w="2500" w:type="pct"/>
          <w:vAlign w:val="center"/>
        </w:tcPr>
        <w:p w:rsidRPr="00586A35" w:rsidR="00830B33" w:rsidP="00586A35" w:rsidRDefault="00830B33" w14:paraId="521C6194" w14:textId="77777777">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F. Surname et al.</w:t>
          </w:r>
        </w:p>
      </w:tc>
    </w:tr>
  </w:tbl>
  <w:p w:rsidRPr="00586A35" w:rsidR="00830B33" w:rsidP="00586A35" w:rsidRDefault="00830B33" w14:paraId="7317D3A3"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148"/>
      <w:gridCol w:w="5148"/>
    </w:tblGrid>
    <w:tr w:rsidRPr="00586A35" w:rsidR="00830B33" w:rsidTr="00586A35" w14:paraId="26E0DC7C" w14:textId="77777777">
      <w:tc>
        <w:tcPr>
          <w:tcW w:w="2500" w:type="pct"/>
          <w:vAlign w:val="center"/>
        </w:tcPr>
        <w:p w:rsidRPr="00586A35" w:rsidR="00830B33" w:rsidP="00586A35" w:rsidRDefault="00830B33" w14:paraId="63710BE1" w14:textId="77777777">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Insert Your Title Here</w:t>
          </w:r>
        </w:p>
      </w:tc>
      <w:tc>
        <w:tcPr>
          <w:tcW w:w="2500" w:type="pct"/>
          <w:vAlign w:val="center"/>
        </w:tcPr>
        <w:p w:rsidRPr="00586A35" w:rsidR="00830B33" w:rsidP="00586A35" w:rsidRDefault="00830B33" w14:paraId="02E1AE1A" w14:textId="77777777">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WOODSTOCK’18, June, 2018, El Paso, Texas USA</w:t>
          </w:r>
        </w:p>
      </w:tc>
    </w:tr>
  </w:tbl>
  <w:p w:rsidRPr="00586A35" w:rsidR="00830B33" w:rsidP="00586A35" w:rsidRDefault="00830B33" w14:paraId="1B774E01"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148"/>
      <w:gridCol w:w="5148"/>
    </w:tblGrid>
    <w:tr w:rsidRPr="00586A35" w:rsidR="00586A35" w:rsidTr="00586A35" w14:paraId="13B07591" w14:textId="77777777">
      <w:tc>
        <w:tcPr>
          <w:tcW w:w="2500" w:type="pct"/>
          <w:vAlign w:val="center"/>
        </w:tcPr>
        <w:p w:rsidRPr="00586A35" w:rsidR="00586A35" w:rsidP="00586A35" w:rsidRDefault="00586A35" w14:paraId="13B0758F" w14:textId="22CBCE74">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WOODSTOCK’18, June, 2018, El Paso, Texas USA</w:t>
          </w:r>
        </w:p>
      </w:tc>
      <w:tc>
        <w:tcPr>
          <w:tcW w:w="2500" w:type="pct"/>
          <w:vAlign w:val="center"/>
        </w:tcPr>
        <w:p w:rsidRPr="00586A35" w:rsidR="00586A35" w:rsidP="00586A35" w:rsidRDefault="00856718" w14:paraId="13B07590" w14:textId="33E8CD09">
          <w:pPr>
            <w:pStyle w:val="Header"/>
            <w:tabs>
              <w:tab w:val="clear" w:pos="4320"/>
              <w:tab w:val="clear" w:pos="8640"/>
            </w:tabs>
            <w:jc w:val="right"/>
            <w:rPr>
              <w:rFonts w:ascii="Linux Biolinum" w:hAnsi="Linux Biolinum" w:cs="Linux Biolinum"/>
            </w:rPr>
          </w:pPr>
          <w:r>
            <w:rPr>
              <w:rFonts w:ascii="Linux Biolinum" w:hAnsi="Linux Biolinum" w:cs="Linux Biolinum"/>
            </w:rPr>
            <w:t>L</w:t>
          </w:r>
          <w:r w:rsidRPr="00586A35" w:rsidR="00586A35">
            <w:rPr>
              <w:rFonts w:ascii="Linux Biolinum" w:hAnsi="Linux Biolinum" w:cs="Linux Biolinum"/>
            </w:rPr>
            <w:t xml:space="preserve">. </w:t>
          </w:r>
          <w:r>
            <w:rPr>
              <w:rFonts w:ascii="Linux Biolinum" w:hAnsi="Linux Biolinum" w:cs="Linux Biolinum"/>
            </w:rPr>
            <w:t>Anh</w:t>
          </w:r>
          <w:ins w:author="Ly Tu Nga" w:date="2023-09-18T22:12:00Z" w:id="0">
            <w:r w:rsidRPr="00586A35" w:rsidR="00586A35">
              <w:rPr>
                <w:rFonts w:ascii="Linux Biolinum" w:hAnsi="Linux Biolinum" w:cs="Linux Biolinum"/>
              </w:rPr>
              <w:t xml:space="preserve"> </w:t>
            </w:r>
          </w:ins>
          <w:r w:rsidR="00CC759B">
            <w:rPr>
              <w:rFonts w:ascii="Linux Biolinum" w:hAnsi="Linux Biolinum" w:cs="Linux Biolinum"/>
            </w:rPr>
            <w:t>et. al.,</w:t>
          </w:r>
          <w:r w:rsidR="00107CAF">
            <w:rPr>
              <w:rFonts w:ascii="Linux Biolinum" w:hAnsi="Linux Biolinum" w:cs="Linux Biolinum"/>
            </w:rPr>
            <w:t xml:space="preserve"> </w:t>
          </w:r>
        </w:p>
      </w:tc>
    </w:tr>
  </w:tbl>
  <w:p w:rsidRPr="00586A35" w:rsidR="002B01E4" w:rsidP="00586A35" w:rsidRDefault="002B01E4" w14:paraId="13B07592" w14:textId="777777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148"/>
      <w:gridCol w:w="5148"/>
    </w:tblGrid>
    <w:tr w:rsidRPr="00586A35" w:rsidR="00586A35" w:rsidTr="00586A35" w14:paraId="13B07595" w14:textId="77777777">
      <w:tc>
        <w:tcPr>
          <w:tcW w:w="2500" w:type="pct"/>
          <w:vAlign w:val="center"/>
        </w:tcPr>
        <w:p w:rsidRPr="00586A35" w:rsidR="00586A35" w:rsidP="00586A35" w:rsidRDefault="00C06BAC" w14:paraId="13B07593" w14:textId="59B222CC">
          <w:pPr>
            <w:pStyle w:val="Header"/>
            <w:tabs>
              <w:tab w:val="clear" w:pos="4320"/>
              <w:tab w:val="clear" w:pos="8640"/>
            </w:tabs>
            <w:jc w:val="left"/>
            <w:rPr>
              <w:rFonts w:ascii="Linux Biolinum" w:hAnsi="Linux Biolinum" w:cs="Linux Biolinum"/>
            </w:rPr>
          </w:pPr>
          <w:r w:rsidRPr="00C06BAC">
            <w:rPr>
              <w:rFonts w:ascii="Linux Biolinum" w:hAnsi="Linux Biolinum" w:cs="Linux Biolinum"/>
            </w:rPr>
            <w:t xml:space="preserve">An Effective Method of Identifying Lead Compounds </w:t>
          </w:r>
          <w:r w:rsidR="00A5671F">
            <w:rPr>
              <w:rFonts w:ascii="Linux Biolinum" w:hAnsi="Linux Biolinum" w:cs="Linux Biolinum"/>
            </w:rPr>
            <w:t>..</w:t>
          </w:r>
          <w:r w:rsidR="00B754FD">
            <w:rPr>
              <w:rFonts w:ascii="Linux Biolinum" w:hAnsi="Linux Biolinum" w:cs="Linux Biolinum"/>
            </w:rPr>
            <w:t xml:space="preserve"> </w:t>
          </w:r>
        </w:p>
      </w:tc>
      <w:tc>
        <w:tcPr>
          <w:tcW w:w="2500" w:type="pct"/>
          <w:vAlign w:val="center"/>
        </w:tcPr>
        <w:p w:rsidRPr="00586A35" w:rsidR="00586A35" w:rsidP="00586A35" w:rsidRDefault="00107CAF" w14:paraId="13B07594" w14:textId="6B6676A0">
          <w:pPr>
            <w:pStyle w:val="Header"/>
            <w:tabs>
              <w:tab w:val="clear" w:pos="4320"/>
              <w:tab w:val="clear" w:pos="8640"/>
            </w:tabs>
            <w:jc w:val="right"/>
            <w:rPr>
              <w:rFonts w:ascii="Linux Biolinum" w:hAnsi="Linux Biolinum" w:cs="Linux Biolinum"/>
            </w:rPr>
          </w:pPr>
          <w:r>
            <w:rPr>
              <w:rFonts w:ascii="Linux Biolinum" w:hAnsi="Linux Biolinum" w:cs="Linux Biolinum"/>
            </w:rPr>
            <w:t xml:space="preserve"> </w:t>
          </w:r>
        </w:p>
      </w:tc>
    </w:tr>
  </w:tbl>
  <w:p w:rsidRPr="00586A35" w:rsidR="002B01E4" w:rsidP="00586A35" w:rsidRDefault="002B01E4" w14:paraId="13B07596"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hint="default" w:ascii="Symbol" w:hAnsi="Symbol"/>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hint="default" w:ascii="Symbol" w:hAnsi="Symbol"/>
      </w:rPr>
    </w:lvl>
    <w:lvl w:ilvl="1">
      <w:start w:val="1"/>
      <w:numFmt w:val="bullet"/>
      <w:lvlText w:val=""/>
      <w:lvlJc w:val="left"/>
      <w:pPr>
        <w:tabs>
          <w:tab w:val="num" w:pos="520"/>
        </w:tabs>
        <w:ind w:left="520" w:hanging="200"/>
      </w:pPr>
      <w:rPr>
        <w:rFonts w:hint="default" w:ascii="Symbol" w:hAnsi="Symbol"/>
      </w:rPr>
    </w:lvl>
    <w:lvl w:ilvl="2">
      <w:start w:val="1"/>
      <w:numFmt w:val="bullet"/>
      <w:lvlText w:val=""/>
      <w:lvlJc w:val="left"/>
      <w:pPr>
        <w:tabs>
          <w:tab w:val="num" w:pos="780"/>
        </w:tabs>
        <w:ind w:left="780" w:hanging="200"/>
      </w:pPr>
      <w:rPr>
        <w:rFonts w:hint="default" w:ascii="Symbol" w:hAnsi="Symbol"/>
      </w:rPr>
    </w:lvl>
    <w:lvl w:ilvl="3">
      <w:start w:val="1"/>
      <w:numFmt w:val="bullet"/>
      <w:lvlText w:val=""/>
      <w:lvlJc w:val="left"/>
      <w:pPr>
        <w:tabs>
          <w:tab w:val="num" w:pos="1040"/>
        </w:tabs>
        <w:ind w:left="1040" w:hanging="200"/>
      </w:pPr>
      <w:rPr>
        <w:rFonts w:hint="default" w:ascii="Symbol" w:hAnsi="Symbol"/>
      </w:rPr>
    </w:lvl>
    <w:lvl w:ilvl="4">
      <w:start w:val="1"/>
      <w:numFmt w:val="bullet"/>
      <w:lvlText w:val=""/>
      <w:lvlJc w:val="left"/>
      <w:pPr>
        <w:tabs>
          <w:tab w:val="num" w:pos="1300"/>
        </w:tabs>
        <w:ind w:left="1300" w:hanging="200"/>
      </w:pPr>
      <w:rPr>
        <w:rFonts w:hint="default" w:ascii="Symbol" w:hAnsi="Symbol"/>
      </w:rPr>
    </w:lvl>
    <w:lvl w:ilvl="5">
      <w:start w:val="1"/>
      <w:numFmt w:val="bullet"/>
      <w:lvlText w:val=""/>
      <w:lvlJc w:val="left"/>
      <w:pPr>
        <w:tabs>
          <w:tab w:val="num" w:pos="1560"/>
        </w:tabs>
        <w:ind w:left="1560" w:hanging="200"/>
      </w:pPr>
      <w:rPr>
        <w:rFonts w:hint="default" w:ascii="Symbol" w:hAnsi="Symbol"/>
      </w:rPr>
    </w:lvl>
    <w:lvl w:ilvl="6">
      <w:start w:val="1"/>
      <w:numFmt w:val="bullet"/>
      <w:lvlText w:val=""/>
      <w:lvlJc w:val="left"/>
      <w:pPr>
        <w:tabs>
          <w:tab w:val="num" w:pos="1820"/>
        </w:tabs>
        <w:ind w:left="1820" w:hanging="200"/>
      </w:pPr>
      <w:rPr>
        <w:rFonts w:hint="default" w:ascii="Symbol" w:hAnsi="Symbol"/>
      </w:rPr>
    </w:lvl>
    <w:lvl w:ilvl="7">
      <w:start w:val="1"/>
      <w:numFmt w:val="bullet"/>
      <w:lvlText w:val=""/>
      <w:lvlJc w:val="left"/>
      <w:pPr>
        <w:tabs>
          <w:tab w:val="num" w:pos="2080"/>
        </w:tabs>
        <w:ind w:left="2080" w:hanging="200"/>
      </w:pPr>
      <w:rPr>
        <w:rFonts w:hint="default" w:ascii="Symbol" w:hAnsi="Symbol"/>
      </w:rPr>
    </w:lvl>
    <w:lvl w:ilvl="8">
      <w:start w:val="1"/>
      <w:numFmt w:val="bullet"/>
      <w:lvlText w:val=""/>
      <w:lvlJc w:val="left"/>
      <w:pPr>
        <w:tabs>
          <w:tab w:val="num" w:pos="2340"/>
        </w:tabs>
        <w:ind w:left="2340" w:hanging="200"/>
      </w:pPr>
      <w:rPr>
        <w:rFonts w:hint="default" w:ascii="Symbol" w:hAnsi="Symbol"/>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hint="default" w:ascii="Wingdings" w:hAnsi="Wingdings"/>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hint="default" w:ascii="Times New Roman" w:hAnsi="Times New Roman" w:cs="Times New Roman"/>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6CD32DA8"/>
    <w:multiLevelType w:val="singleLevel"/>
    <w:tmpl w:val="109C81B2"/>
    <w:lvl w:ilvl="0">
      <w:start w:val="1"/>
      <w:numFmt w:val="upperRoman"/>
      <w:pStyle w:val="tablehead"/>
      <w:lvlText w:val="TABLE %1. "/>
      <w:lvlJc w:val="left"/>
      <w:pPr>
        <w:tabs>
          <w:tab w:val="num" w:pos="1080"/>
        </w:tabs>
      </w:pPr>
      <w:rPr>
        <w:b w:val="0"/>
        <w:bCs w:val="0"/>
        <w:i w:val="0"/>
        <w:iCs w:val="0"/>
        <w:sz w:val="16"/>
        <w:szCs w:val="16"/>
        <w:lang w:val="en"/>
      </w:rPr>
    </w:lvl>
  </w:abstractNum>
  <w:abstractNum w:abstractNumId="29"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hint="default" w:ascii="Symbol" w:hAnsi="Symbol"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564026757">
    <w:abstractNumId w:val="29"/>
  </w:num>
  <w:num w:numId="2" w16cid:durableId="1844660457">
    <w:abstractNumId w:val="14"/>
  </w:num>
  <w:num w:numId="3" w16cid:durableId="1506703434">
    <w:abstractNumId w:val="10"/>
  </w:num>
  <w:num w:numId="4" w16cid:durableId="528840897">
    <w:abstractNumId w:val="27"/>
  </w:num>
  <w:num w:numId="5" w16cid:durableId="371196420">
    <w:abstractNumId w:val="19"/>
  </w:num>
  <w:num w:numId="6" w16cid:durableId="77485437">
    <w:abstractNumId w:val="15"/>
  </w:num>
  <w:num w:numId="7" w16cid:durableId="1287271532">
    <w:abstractNumId w:val="25"/>
  </w:num>
  <w:num w:numId="8" w16cid:durableId="1198011444">
    <w:abstractNumId w:val="21"/>
  </w:num>
  <w:num w:numId="9" w16cid:durableId="289438407">
    <w:abstractNumId w:val="24"/>
  </w:num>
  <w:num w:numId="10" w16cid:durableId="193268918">
    <w:abstractNumId w:val="9"/>
  </w:num>
  <w:num w:numId="11" w16cid:durableId="593242056">
    <w:abstractNumId w:val="7"/>
  </w:num>
  <w:num w:numId="12" w16cid:durableId="603269517">
    <w:abstractNumId w:val="6"/>
  </w:num>
  <w:num w:numId="13" w16cid:durableId="987368780">
    <w:abstractNumId w:val="5"/>
  </w:num>
  <w:num w:numId="14" w16cid:durableId="1943873417">
    <w:abstractNumId w:val="4"/>
  </w:num>
  <w:num w:numId="15" w16cid:durableId="26688613">
    <w:abstractNumId w:val="8"/>
  </w:num>
  <w:num w:numId="16" w16cid:durableId="1827890148">
    <w:abstractNumId w:val="3"/>
  </w:num>
  <w:num w:numId="17" w16cid:durableId="364064350">
    <w:abstractNumId w:val="2"/>
  </w:num>
  <w:num w:numId="18" w16cid:durableId="1611667286">
    <w:abstractNumId w:val="1"/>
  </w:num>
  <w:num w:numId="19" w16cid:durableId="1353996444">
    <w:abstractNumId w:val="0"/>
  </w:num>
  <w:num w:numId="20" w16cid:durableId="2026398285">
    <w:abstractNumId w:val="20"/>
  </w:num>
  <w:num w:numId="21" w16cid:durableId="1384479630">
    <w:abstractNumId w:val="23"/>
  </w:num>
  <w:num w:numId="22" w16cid:durableId="742944515">
    <w:abstractNumId w:val="30"/>
  </w:num>
  <w:num w:numId="23" w16cid:durableId="991834602">
    <w:abstractNumId w:val="13"/>
  </w:num>
  <w:num w:numId="24" w16cid:durableId="528185033">
    <w:abstractNumId w:val="26"/>
  </w:num>
  <w:num w:numId="25" w16cid:durableId="1741174847">
    <w:abstractNumId w:val="22"/>
  </w:num>
  <w:num w:numId="26" w16cid:durableId="992031697">
    <w:abstractNumId w:val="16"/>
  </w:num>
  <w:num w:numId="27" w16cid:durableId="6307862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56271471">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54442841">
    <w:abstractNumId w:val="17"/>
  </w:num>
  <w:num w:numId="30" w16cid:durableId="1348285624">
    <w:abstractNumId w:val="12"/>
  </w:num>
  <w:num w:numId="31" w16cid:durableId="1064335180">
    <w:abstractNumId w:val="11"/>
  </w:num>
  <w:num w:numId="32" w16cid:durableId="307125517">
    <w:abstractNumId w:val="28"/>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y Tu Nga">
    <w15:presenceInfo w15:providerId="AD" w15:userId="S::ltnga@hcmiu.edu.vn::15820457-2ef7-43de-bf6c-3b7561b72637"/>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activeWritingStyle w:lang="fr-FR" w:vendorID="64" w:dllVersion="0" w:nlCheck="1" w:checkStyle="0" w:appName="MSWord"/>
  <w:attachedTemplate r:id="rId1"/>
  <w:linkStyles/>
  <w:trackRevisions w:val="false"/>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19C1"/>
    <w:rsid w:val="000026DC"/>
    <w:rsid w:val="00002C9F"/>
    <w:rsid w:val="00004212"/>
    <w:rsid w:val="00004F12"/>
    <w:rsid w:val="000057FE"/>
    <w:rsid w:val="0000598B"/>
    <w:rsid w:val="00010732"/>
    <w:rsid w:val="00010C7B"/>
    <w:rsid w:val="0001145D"/>
    <w:rsid w:val="00012C96"/>
    <w:rsid w:val="00017E5C"/>
    <w:rsid w:val="000208C8"/>
    <w:rsid w:val="0002349D"/>
    <w:rsid w:val="00023AEE"/>
    <w:rsid w:val="00024119"/>
    <w:rsid w:val="00024FC6"/>
    <w:rsid w:val="00025DA8"/>
    <w:rsid w:val="000272CE"/>
    <w:rsid w:val="00027818"/>
    <w:rsid w:val="000278C5"/>
    <w:rsid w:val="00030383"/>
    <w:rsid w:val="00030500"/>
    <w:rsid w:val="00032F5D"/>
    <w:rsid w:val="000332B1"/>
    <w:rsid w:val="00033905"/>
    <w:rsid w:val="0003446B"/>
    <w:rsid w:val="00035FAD"/>
    <w:rsid w:val="00036531"/>
    <w:rsid w:val="00037349"/>
    <w:rsid w:val="00041330"/>
    <w:rsid w:val="00042A10"/>
    <w:rsid w:val="00042A31"/>
    <w:rsid w:val="00045122"/>
    <w:rsid w:val="00045252"/>
    <w:rsid w:val="00046F17"/>
    <w:rsid w:val="00047398"/>
    <w:rsid w:val="00050273"/>
    <w:rsid w:val="00050EEF"/>
    <w:rsid w:val="00051D31"/>
    <w:rsid w:val="00052A1A"/>
    <w:rsid w:val="00052C34"/>
    <w:rsid w:val="00053518"/>
    <w:rsid w:val="00053832"/>
    <w:rsid w:val="00053ACA"/>
    <w:rsid w:val="00056777"/>
    <w:rsid w:val="00062279"/>
    <w:rsid w:val="000624A5"/>
    <w:rsid w:val="00062D29"/>
    <w:rsid w:val="0006329F"/>
    <w:rsid w:val="00063745"/>
    <w:rsid w:val="00063D48"/>
    <w:rsid w:val="000641A0"/>
    <w:rsid w:val="00065297"/>
    <w:rsid w:val="00067652"/>
    <w:rsid w:val="000705B4"/>
    <w:rsid w:val="00071257"/>
    <w:rsid w:val="000713CD"/>
    <w:rsid w:val="00071A45"/>
    <w:rsid w:val="00071A77"/>
    <w:rsid w:val="00072ABB"/>
    <w:rsid w:val="00072E69"/>
    <w:rsid w:val="000733E1"/>
    <w:rsid w:val="0007392C"/>
    <w:rsid w:val="000739F9"/>
    <w:rsid w:val="000743A6"/>
    <w:rsid w:val="00076101"/>
    <w:rsid w:val="000764FC"/>
    <w:rsid w:val="000765FD"/>
    <w:rsid w:val="00077680"/>
    <w:rsid w:val="00077CD4"/>
    <w:rsid w:val="00080A00"/>
    <w:rsid w:val="00080C79"/>
    <w:rsid w:val="00080E27"/>
    <w:rsid w:val="0008122D"/>
    <w:rsid w:val="000819C0"/>
    <w:rsid w:val="0008206B"/>
    <w:rsid w:val="000825EE"/>
    <w:rsid w:val="00082783"/>
    <w:rsid w:val="00082F17"/>
    <w:rsid w:val="00083F5D"/>
    <w:rsid w:val="00083FE2"/>
    <w:rsid w:val="0008431E"/>
    <w:rsid w:val="0008501E"/>
    <w:rsid w:val="00085F79"/>
    <w:rsid w:val="000865BF"/>
    <w:rsid w:val="00087246"/>
    <w:rsid w:val="00087A6B"/>
    <w:rsid w:val="0009078B"/>
    <w:rsid w:val="00091BF4"/>
    <w:rsid w:val="00092A1D"/>
    <w:rsid w:val="00092EC0"/>
    <w:rsid w:val="0009373F"/>
    <w:rsid w:val="00094821"/>
    <w:rsid w:val="00094F5D"/>
    <w:rsid w:val="00095B66"/>
    <w:rsid w:val="00097526"/>
    <w:rsid w:val="000A0159"/>
    <w:rsid w:val="000A08A5"/>
    <w:rsid w:val="000A3D29"/>
    <w:rsid w:val="000A4099"/>
    <w:rsid w:val="000A5078"/>
    <w:rsid w:val="000A717D"/>
    <w:rsid w:val="000A7B97"/>
    <w:rsid w:val="000B0138"/>
    <w:rsid w:val="000B168E"/>
    <w:rsid w:val="000B1D32"/>
    <w:rsid w:val="000B43F1"/>
    <w:rsid w:val="000B4F31"/>
    <w:rsid w:val="000B52BE"/>
    <w:rsid w:val="000B642D"/>
    <w:rsid w:val="000B72D3"/>
    <w:rsid w:val="000B742F"/>
    <w:rsid w:val="000B7F56"/>
    <w:rsid w:val="000C003C"/>
    <w:rsid w:val="000C018B"/>
    <w:rsid w:val="000C050B"/>
    <w:rsid w:val="000C0614"/>
    <w:rsid w:val="000C1048"/>
    <w:rsid w:val="000C1498"/>
    <w:rsid w:val="000C2051"/>
    <w:rsid w:val="000C29B8"/>
    <w:rsid w:val="000C35A2"/>
    <w:rsid w:val="000C364C"/>
    <w:rsid w:val="000C3FA5"/>
    <w:rsid w:val="000C4473"/>
    <w:rsid w:val="000C5671"/>
    <w:rsid w:val="000C56D4"/>
    <w:rsid w:val="000C5A1B"/>
    <w:rsid w:val="000C667F"/>
    <w:rsid w:val="000C780B"/>
    <w:rsid w:val="000C7CFB"/>
    <w:rsid w:val="000D3B54"/>
    <w:rsid w:val="000D5F7E"/>
    <w:rsid w:val="000D72BA"/>
    <w:rsid w:val="000D7611"/>
    <w:rsid w:val="000E118B"/>
    <w:rsid w:val="000E278E"/>
    <w:rsid w:val="000E35A7"/>
    <w:rsid w:val="000E64FC"/>
    <w:rsid w:val="000E7666"/>
    <w:rsid w:val="000E7A87"/>
    <w:rsid w:val="000E7BA3"/>
    <w:rsid w:val="000F03BA"/>
    <w:rsid w:val="000F0945"/>
    <w:rsid w:val="000F462E"/>
    <w:rsid w:val="000F462F"/>
    <w:rsid w:val="000F4C06"/>
    <w:rsid w:val="000F6090"/>
    <w:rsid w:val="0010042A"/>
    <w:rsid w:val="00102A24"/>
    <w:rsid w:val="001041A3"/>
    <w:rsid w:val="0010534D"/>
    <w:rsid w:val="001053D8"/>
    <w:rsid w:val="00105F02"/>
    <w:rsid w:val="00106F4A"/>
    <w:rsid w:val="00106F52"/>
    <w:rsid w:val="00107CAF"/>
    <w:rsid w:val="00110608"/>
    <w:rsid w:val="0011063F"/>
    <w:rsid w:val="00110E5B"/>
    <w:rsid w:val="00112764"/>
    <w:rsid w:val="001137F7"/>
    <w:rsid w:val="00114CBE"/>
    <w:rsid w:val="00115090"/>
    <w:rsid w:val="0011537D"/>
    <w:rsid w:val="00116AA0"/>
    <w:rsid w:val="00116E57"/>
    <w:rsid w:val="00117456"/>
    <w:rsid w:val="00117DB3"/>
    <w:rsid w:val="00120BFF"/>
    <w:rsid w:val="0012159C"/>
    <w:rsid w:val="00122644"/>
    <w:rsid w:val="001231D1"/>
    <w:rsid w:val="0012330D"/>
    <w:rsid w:val="00123E4A"/>
    <w:rsid w:val="00124AFB"/>
    <w:rsid w:val="00125AC6"/>
    <w:rsid w:val="001267AC"/>
    <w:rsid w:val="00126DE3"/>
    <w:rsid w:val="00127ACE"/>
    <w:rsid w:val="00127D30"/>
    <w:rsid w:val="00127E6D"/>
    <w:rsid w:val="00127E81"/>
    <w:rsid w:val="001305D1"/>
    <w:rsid w:val="0013113A"/>
    <w:rsid w:val="001314CF"/>
    <w:rsid w:val="00131DD2"/>
    <w:rsid w:val="00133C60"/>
    <w:rsid w:val="0013466A"/>
    <w:rsid w:val="001347BF"/>
    <w:rsid w:val="00134A9A"/>
    <w:rsid w:val="00134C1B"/>
    <w:rsid w:val="00136397"/>
    <w:rsid w:val="001363F5"/>
    <w:rsid w:val="00136B26"/>
    <w:rsid w:val="00140C02"/>
    <w:rsid w:val="00141A17"/>
    <w:rsid w:val="0014218A"/>
    <w:rsid w:val="0014244B"/>
    <w:rsid w:val="00142FEA"/>
    <w:rsid w:val="001440A0"/>
    <w:rsid w:val="001444ED"/>
    <w:rsid w:val="00144A29"/>
    <w:rsid w:val="001453E7"/>
    <w:rsid w:val="00145419"/>
    <w:rsid w:val="00145486"/>
    <w:rsid w:val="00145B53"/>
    <w:rsid w:val="001461A3"/>
    <w:rsid w:val="00147639"/>
    <w:rsid w:val="0015047A"/>
    <w:rsid w:val="00152510"/>
    <w:rsid w:val="0015386A"/>
    <w:rsid w:val="00154BF5"/>
    <w:rsid w:val="001566AE"/>
    <w:rsid w:val="00161D67"/>
    <w:rsid w:val="00162694"/>
    <w:rsid w:val="00162810"/>
    <w:rsid w:val="00164C8F"/>
    <w:rsid w:val="00165F40"/>
    <w:rsid w:val="00167AAB"/>
    <w:rsid w:val="00167E8F"/>
    <w:rsid w:val="00171E68"/>
    <w:rsid w:val="0017210C"/>
    <w:rsid w:val="001724B9"/>
    <w:rsid w:val="0017303D"/>
    <w:rsid w:val="00173A07"/>
    <w:rsid w:val="00173A72"/>
    <w:rsid w:val="00173A78"/>
    <w:rsid w:val="00173CA1"/>
    <w:rsid w:val="00173EA8"/>
    <w:rsid w:val="001742EF"/>
    <w:rsid w:val="00174528"/>
    <w:rsid w:val="0017512E"/>
    <w:rsid w:val="001751F7"/>
    <w:rsid w:val="00175A54"/>
    <w:rsid w:val="001760C9"/>
    <w:rsid w:val="00177589"/>
    <w:rsid w:val="00177F56"/>
    <w:rsid w:val="0018056C"/>
    <w:rsid w:val="00180FD0"/>
    <w:rsid w:val="001817D9"/>
    <w:rsid w:val="001826CC"/>
    <w:rsid w:val="001828AA"/>
    <w:rsid w:val="00183011"/>
    <w:rsid w:val="00187051"/>
    <w:rsid w:val="00187480"/>
    <w:rsid w:val="00190991"/>
    <w:rsid w:val="00191683"/>
    <w:rsid w:val="00193445"/>
    <w:rsid w:val="00193716"/>
    <w:rsid w:val="00194103"/>
    <w:rsid w:val="0019484F"/>
    <w:rsid w:val="00194978"/>
    <w:rsid w:val="00194A60"/>
    <w:rsid w:val="001961CD"/>
    <w:rsid w:val="00196C62"/>
    <w:rsid w:val="001974E9"/>
    <w:rsid w:val="00197FD1"/>
    <w:rsid w:val="001A06AF"/>
    <w:rsid w:val="001A09B7"/>
    <w:rsid w:val="001A43B1"/>
    <w:rsid w:val="001A5752"/>
    <w:rsid w:val="001A5B43"/>
    <w:rsid w:val="001A66AF"/>
    <w:rsid w:val="001A71BB"/>
    <w:rsid w:val="001A7F4A"/>
    <w:rsid w:val="001B0C2A"/>
    <w:rsid w:val="001B1D13"/>
    <w:rsid w:val="001B2912"/>
    <w:rsid w:val="001B29D6"/>
    <w:rsid w:val="001B3808"/>
    <w:rsid w:val="001B44CE"/>
    <w:rsid w:val="001B5119"/>
    <w:rsid w:val="001B6BAC"/>
    <w:rsid w:val="001B6E49"/>
    <w:rsid w:val="001B7167"/>
    <w:rsid w:val="001B7CAA"/>
    <w:rsid w:val="001B7E58"/>
    <w:rsid w:val="001C0497"/>
    <w:rsid w:val="001C139B"/>
    <w:rsid w:val="001C167D"/>
    <w:rsid w:val="001C2DF4"/>
    <w:rsid w:val="001C5539"/>
    <w:rsid w:val="001C5A9D"/>
    <w:rsid w:val="001D0E36"/>
    <w:rsid w:val="001D180E"/>
    <w:rsid w:val="001D1E08"/>
    <w:rsid w:val="001D240D"/>
    <w:rsid w:val="001D4E22"/>
    <w:rsid w:val="001D50E4"/>
    <w:rsid w:val="001D514D"/>
    <w:rsid w:val="001D5887"/>
    <w:rsid w:val="001D7731"/>
    <w:rsid w:val="001E2720"/>
    <w:rsid w:val="001E4E2E"/>
    <w:rsid w:val="001E6AFB"/>
    <w:rsid w:val="001E704F"/>
    <w:rsid w:val="001E71D7"/>
    <w:rsid w:val="001F10C7"/>
    <w:rsid w:val="001F11B1"/>
    <w:rsid w:val="001F1364"/>
    <w:rsid w:val="001F13B6"/>
    <w:rsid w:val="001F1742"/>
    <w:rsid w:val="001F2421"/>
    <w:rsid w:val="001F59DA"/>
    <w:rsid w:val="001F7EAC"/>
    <w:rsid w:val="001F7ED4"/>
    <w:rsid w:val="001F7EF4"/>
    <w:rsid w:val="0020294A"/>
    <w:rsid w:val="00202E04"/>
    <w:rsid w:val="002038C8"/>
    <w:rsid w:val="002040BF"/>
    <w:rsid w:val="0020798F"/>
    <w:rsid w:val="00213F5A"/>
    <w:rsid w:val="00215A7F"/>
    <w:rsid w:val="00216337"/>
    <w:rsid w:val="0021655E"/>
    <w:rsid w:val="002171B7"/>
    <w:rsid w:val="00217752"/>
    <w:rsid w:val="0022098E"/>
    <w:rsid w:val="00221B7D"/>
    <w:rsid w:val="002221B5"/>
    <w:rsid w:val="0022240F"/>
    <w:rsid w:val="0022254D"/>
    <w:rsid w:val="002233F8"/>
    <w:rsid w:val="0022360C"/>
    <w:rsid w:val="00225AA4"/>
    <w:rsid w:val="00226817"/>
    <w:rsid w:val="00227E46"/>
    <w:rsid w:val="00230037"/>
    <w:rsid w:val="00230DC2"/>
    <w:rsid w:val="00233F69"/>
    <w:rsid w:val="00235961"/>
    <w:rsid w:val="00236BD5"/>
    <w:rsid w:val="00237943"/>
    <w:rsid w:val="00241CD4"/>
    <w:rsid w:val="00242F02"/>
    <w:rsid w:val="0024366F"/>
    <w:rsid w:val="00243E81"/>
    <w:rsid w:val="00244B24"/>
    <w:rsid w:val="00245119"/>
    <w:rsid w:val="002502DA"/>
    <w:rsid w:val="00250C3F"/>
    <w:rsid w:val="00250FEF"/>
    <w:rsid w:val="00252596"/>
    <w:rsid w:val="00252FC2"/>
    <w:rsid w:val="00253BD6"/>
    <w:rsid w:val="0025421D"/>
    <w:rsid w:val="00254532"/>
    <w:rsid w:val="00257FB3"/>
    <w:rsid w:val="0026156F"/>
    <w:rsid w:val="00261881"/>
    <w:rsid w:val="002622CE"/>
    <w:rsid w:val="00262618"/>
    <w:rsid w:val="00264B6B"/>
    <w:rsid w:val="00266BB4"/>
    <w:rsid w:val="00270347"/>
    <w:rsid w:val="002710F9"/>
    <w:rsid w:val="002718E8"/>
    <w:rsid w:val="0027195D"/>
    <w:rsid w:val="00271B3B"/>
    <w:rsid w:val="00271E9B"/>
    <w:rsid w:val="00272A4A"/>
    <w:rsid w:val="00272C47"/>
    <w:rsid w:val="002738DA"/>
    <w:rsid w:val="0027395E"/>
    <w:rsid w:val="002744B8"/>
    <w:rsid w:val="0027667F"/>
    <w:rsid w:val="00282789"/>
    <w:rsid w:val="00282960"/>
    <w:rsid w:val="00282A5D"/>
    <w:rsid w:val="00283F4B"/>
    <w:rsid w:val="00285434"/>
    <w:rsid w:val="0028591B"/>
    <w:rsid w:val="00290A82"/>
    <w:rsid w:val="00290DF5"/>
    <w:rsid w:val="00292645"/>
    <w:rsid w:val="00293D02"/>
    <w:rsid w:val="00294A6D"/>
    <w:rsid w:val="00294B77"/>
    <w:rsid w:val="00295556"/>
    <w:rsid w:val="0029583F"/>
    <w:rsid w:val="0029596A"/>
    <w:rsid w:val="002960DC"/>
    <w:rsid w:val="00296B7B"/>
    <w:rsid w:val="002A1658"/>
    <w:rsid w:val="002A2B43"/>
    <w:rsid w:val="002A33DF"/>
    <w:rsid w:val="002A3F7C"/>
    <w:rsid w:val="002A4CF8"/>
    <w:rsid w:val="002A517A"/>
    <w:rsid w:val="002A6023"/>
    <w:rsid w:val="002A7AAF"/>
    <w:rsid w:val="002B01E4"/>
    <w:rsid w:val="002B0707"/>
    <w:rsid w:val="002B1F59"/>
    <w:rsid w:val="002B314C"/>
    <w:rsid w:val="002B37F2"/>
    <w:rsid w:val="002B6118"/>
    <w:rsid w:val="002B6B03"/>
    <w:rsid w:val="002B6B54"/>
    <w:rsid w:val="002B6DBD"/>
    <w:rsid w:val="002B7B80"/>
    <w:rsid w:val="002C0C36"/>
    <w:rsid w:val="002C27F1"/>
    <w:rsid w:val="002C4351"/>
    <w:rsid w:val="002C4823"/>
    <w:rsid w:val="002C4CA5"/>
    <w:rsid w:val="002C4CC0"/>
    <w:rsid w:val="002C5A3F"/>
    <w:rsid w:val="002C5D67"/>
    <w:rsid w:val="002C5EE3"/>
    <w:rsid w:val="002C72FE"/>
    <w:rsid w:val="002C732A"/>
    <w:rsid w:val="002D04E0"/>
    <w:rsid w:val="002D1CEC"/>
    <w:rsid w:val="002D1E28"/>
    <w:rsid w:val="002D26C4"/>
    <w:rsid w:val="002D488F"/>
    <w:rsid w:val="002D4C12"/>
    <w:rsid w:val="002D5941"/>
    <w:rsid w:val="002D5D90"/>
    <w:rsid w:val="002D642B"/>
    <w:rsid w:val="002D7750"/>
    <w:rsid w:val="002E0C53"/>
    <w:rsid w:val="002E1AD2"/>
    <w:rsid w:val="002E388F"/>
    <w:rsid w:val="002E4CC5"/>
    <w:rsid w:val="002E51D1"/>
    <w:rsid w:val="002E5B22"/>
    <w:rsid w:val="002E6C9A"/>
    <w:rsid w:val="002E6E0F"/>
    <w:rsid w:val="002E793F"/>
    <w:rsid w:val="002E7D5D"/>
    <w:rsid w:val="002F05E2"/>
    <w:rsid w:val="002F069E"/>
    <w:rsid w:val="002F1063"/>
    <w:rsid w:val="002F2289"/>
    <w:rsid w:val="002F22A9"/>
    <w:rsid w:val="002F2EB2"/>
    <w:rsid w:val="002F4F5A"/>
    <w:rsid w:val="002F5729"/>
    <w:rsid w:val="002F5854"/>
    <w:rsid w:val="002F6B26"/>
    <w:rsid w:val="00301545"/>
    <w:rsid w:val="0030170B"/>
    <w:rsid w:val="00303D64"/>
    <w:rsid w:val="00303FAD"/>
    <w:rsid w:val="00304326"/>
    <w:rsid w:val="0030460D"/>
    <w:rsid w:val="0030464E"/>
    <w:rsid w:val="0030498E"/>
    <w:rsid w:val="003049CE"/>
    <w:rsid w:val="003057B1"/>
    <w:rsid w:val="00305EA0"/>
    <w:rsid w:val="0030672B"/>
    <w:rsid w:val="00307501"/>
    <w:rsid w:val="00310096"/>
    <w:rsid w:val="003110EF"/>
    <w:rsid w:val="00311136"/>
    <w:rsid w:val="003111C9"/>
    <w:rsid w:val="003115C3"/>
    <w:rsid w:val="00311844"/>
    <w:rsid w:val="003123AE"/>
    <w:rsid w:val="003123BA"/>
    <w:rsid w:val="00313441"/>
    <w:rsid w:val="00316860"/>
    <w:rsid w:val="00317850"/>
    <w:rsid w:val="00320F49"/>
    <w:rsid w:val="00320F62"/>
    <w:rsid w:val="00321DDC"/>
    <w:rsid w:val="00321DF0"/>
    <w:rsid w:val="00322394"/>
    <w:rsid w:val="003224C6"/>
    <w:rsid w:val="0032383F"/>
    <w:rsid w:val="00324088"/>
    <w:rsid w:val="00324A29"/>
    <w:rsid w:val="003250DE"/>
    <w:rsid w:val="00326F3D"/>
    <w:rsid w:val="0032775A"/>
    <w:rsid w:val="00331A9E"/>
    <w:rsid w:val="00332F38"/>
    <w:rsid w:val="0033342D"/>
    <w:rsid w:val="0033379A"/>
    <w:rsid w:val="003337EF"/>
    <w:rsid w:val="00333A9D"/>
    <w:rsid w:val="00333E64"/>
    <w:rsid w:val="00333F5A"/>
    <w:rsid w:val="003342CD"/>
    <w:rsid w:val="00334616"/>
    <w:rsid w:val="00334878"/>
    <w:rsid w:val="00335B86"/>
    <w:rsid w:val="00336165"/>
    <w:rsid w:val="00336D12"/>
    <w:rsid w:val="00336FC0"/>
    <w:rsid w:val="003372AA"/>
    <w:rsid w:val="003413B9"/>
    <w:rsid w:val="00342225"/>
    <w:rsid w:val="0034235E"/>
    <w:rsid w:val="00347403"/>
    <w:rsid w:val="003477F4"/>
    <w:rsid w:val="0035295C"/>
    <w:rsid w:val="00352E47"/>
    <w:rsid w:val="0035420C"/>
    <w:rsid w:val="00354244"/>
    <w:rsid w:val="00354D0B"/>
    <w:rsid w:val="00356296"/>
    <w:rsid w:val="0035637C"/>
    <w:rsid w:val="00357671"/>
    <w:rsid w:val="00360C73"/>
    <w:rsid w:val="00361EE1"/>
    <w:rsid w:val="00364935"/>
    <w:rsid w:val="00365C41"/>
    <w:rsid w:val="003669B8"/>
    <w:rsid w:val="00366A71"/>
    <w:rsid w:val="00367D79"/>
    <w:rsid w:val="00373175"/>
    <w:rsid w:val="003744B2"/>
    <w:rsid w:val="0037572A"/>
    <w:rsid w:val="003762AB"/>
    <w:rsid w:val="00376CCC"/>
    <w:rsid w:val="0037719F"/>
    <w:rsid w:val="0038080D"/>
    <w:rsid w:val="003818C3"/>
    <w:rsid w:val="0038208A"/>
    <w:rsid w:val="00383B8D"/>
    <w:rsid w:val="00383EE6"/>
    <w:rsid w:val="0038516A"/>
    <w:rsid w:val="003854FA"/>
    <w:rsid w:val="00387BEC"/>
    <w:rsid w:val="003907DE"/>
    <w:rsid w:val="00390853"/>
    <w:rsid w:val="003915A2"/>
    <w:rsid w:val="00391BEB"/>
    <w:rsid w:val="00392395"/>
    <w:rsid w:val="00392498"/>
    <w:rsid w:val="003936B1"/>
    <w:rsid w:val="00393884"/>
    <w:rsid w:val="003944CF"/>
    <w:rsid w:val="00394C94"/>
    <w:rsid w:val="00396106"/>
    <w:rsid w:val="00397348"/>
    <w:rsid w:val="003A1ABD"/>
    <w:rsid w:val="003A3B98"/>
    <w:rsid w:val="003A3BCC"/>
    <w:rsid w:val="003A778B"/>
    <w:rsid w:val="003B12C2"/>
    <w:rsid w:val="003B194A"/>
    <w:rsid w:val="003B1CA3"/>
    <w:rsid w:val="003B21AD"/>
    <w:rsid w:val="003B3508"/>
    <w:rsid w:val="003B3942"/>
    <w:rsid w:val="003B44F3"/>
    <w:rsid w:val="003B537D"/>
    <w:rsid w:val="003B6F4B"/>
    <w:rsid w:val="003B76D4"/>
    <w:rsid w:val="003B78A3"/>
    <w:rsid w:val="003C3338"/>
    <w:rsid w:val="003C360D"/>
    <w:rsid w:val="003C3F02"/>
    <w:rsid w:val="003C5764"/>
    <w:rsid w:val="003C5A41"/>
    <w:rsid w:val="003C6425"/>
    <w:rsid w:val="003D08CF"/>
    <w:rsid w:val="003D0DD2"/>
    <w:rsid w:val="003D10A6"/>
    <w:rsid w:val="003D10D6"/>
    <w:rsid w:val="003D16DE"/>
    <w:rsid w:val="003D1AD8"/>
    <w:rsid w:val="003D37CD"/>
    <w:rsid w:val="003D3EB7"/>
    <w:rsid w:val="003D4189"/>
    <w:rsid w:val="003D544B"/>
    <w:rsid w:val="003D7001"/>
    <w:rsid w:val="003D7045"/>
    <w:rsid w:val="003E2E40"/>
    <w:rsid w:val="003E4567"/>
    <w:rsid w:val="003E51BC"/>
    <w:rsid w:val="003E6239"/>
    <w:rsid w:val="003E6247"/>
    <w:rsid w:val="003E646D"/>
    <w:rsid w:val="003E660E"/>
    <w:rsid w:val="003F03BD"/>
    <w:rsid w:val="003F1295"/>
    <w:rsid w:val="003F39A2"/>
    <w:rsid w:val="003F4297"/>
    <w:rsid w:val="003F43A4"/>
    <w:rsid w:val="003F47E1"/>
    <w:rsid w:val="003F5DAE"/>
    <w:rsid w:val="003F5F3D"/>
    <w:rsid w:val="003F64F5"/>
    <w:rsid w:val="003F64F8"/>
    <w:rsid w:val="003F74C4"/>
    <w:rsid w:val="003F75F8"/>
    <w:rsid w:val="003F7CA2"/>
    <w:rsid w:val="00400237"/>
    <w:rsid w:val="00402DA3"/>
    <w:rsid w:val="00403130"/>
    <w:rsid w:val="004034A3"/>
    <w:rsid w:val="00405153"/>
    <w:rsid w:val="00406403"/>
    <w:rsid w:val="00406623"/>
    <w:rsid w:val="00406BD9"/>
    <w:rsid w:val="00407E61"/>
    <w:rsid w:val="00410F26"/>
    <w:rsid w:val="004128EE"/>
    <w:rsid w:val="00413577"/>
    <w:rsid w:val="004141B2"/>
    <w:rsid w:val="004146E1"/>
    <w:rsid w:val="00414CD8"/>
    <w:rsid w:val="00414D32"/>
    <w:rsid w:val="00415079"/>
    <w:rsid w:val="004158EA"/>
    <w:rsid w:val="00415A7E"/>
    <w:rsid w:val="00415F43"/>
    <w:rsid w:val="00416BEE"/>
    <w:rsid w:val="00416CFF"/>
    <w:rsid w:val="004178A4"/>
    <w:rsid w:val="00417F25"/>
    <w:rsid w:val="00420708"/>
    <w:rsid w:val="004211A5"/>
    <w:rsid w:val="0042206E"/>
    <w:rsid w:val="004224A8"/>
    <w:rsid w:val="00422949"/>
    <w:rsid w:val="00423066"/>
    <w:rsid w:val="00423273"/>
    <w:rsid w:val="00423515"/>
    <w:rsid w:val="00423CA0"/>
    <w:rsid w:val="00424594"/>
    <w:rsid w:val="00427C7D"/>
    <w:rsid w:val="00430271"/>
    <w:rsid w:val="00430A71"/>
    <w:rsid w:val="00431211"/>
    <w:rsid w:val="00431285"/>
    <w:rsid w:val="00431CB0"/>
    <w:rsid w:val="00431D31"/>
    <w:rsid w:val="0043332B"/>
    <w:rsid w:val="004336E4"/>
    <w:rsid w:val="00433E84"/>
    <w:rsid w:val="004362D6"/>
    <w:rsid w:val="0043632D"/>
    <w:rsid w:val="0043664D"/>
    <w:rsid w:val="00440F15"/>
    <w:rsid w:val="004424B3"/>
    <w:rsid w:val="00443A0E"/>
    <w:rsid w:val="00444BE1"/>
    <w:rsid w:val="0044602E"/>
    <w:rsid w:val="0044696F"/>
    <w:rsid w:val="00446F57"/>
    <w:rsid w:val="0044775D"/>
    <w:rsid w:val="00450ED5"/>
    <w:rsid w:val="004510F3"/>
    <w:rsid w:val="00451333"/>
    <w:rsid w:val="00452575"/>
    <w:rsid w:val="004527C1"/>
    <w:rsid w:val="00453628"/>
    <w:rsid w:val="0046042C"/>
    <w:rsid w:val="00460857"/>
    <w:rsid w:val="00460B7E"/>
    <w:rsid w:val="0046196F"/>
    <w:rsid w:val="00461E40"/>
    <w:rsid w:val="004636C2"/>
    <w:rsid w:val="00463AAE"/>
    <w:rsid w:val="00464B16"/>
    <w:rsid w:val="00465653"/>
    <w:rsid w:val="00467AE8"/>
    <w:rsid w:val="00467FBC"/>
    <w:rsid w:val="00473B0B"/>
    <w:rsid w:val="00477C05"/>
    <w:rsid w:val="00480031"/>
    <w:rsid w:val="00480A39"/>
    <w:rsid w:val="0048106F"/>
    <w:rsid w:val="00481180"/>
    <w:rsid w:val="0048126B"/>
    <w:rsid w:val="00481408"/>
    <w:rsid w:val="004818AD"/>
    <w:rsid w:val="004825CE"/>
    <w:rsid w:val="004836A6"/>
    <w:rsid w:val="00483A6C"/>
    <w:rsid w:val="00486857"/>
    <w:rsid w:val="00490DA0"/>
    <w:rsid w:val="0049181C"/>
    <w:rsid w:val="00491C7C"/>
    <w:rsid w:val="00492EF4"/>
    <w:rsid w:val="00494581"/>
    <w:rsid w:val="004945EC"/>
    <w:rsid w:val="004947C9"/>
    <w:rsid w:val="00494B88"/>
    <w:rsid w:val="00495781"/>
    <w:rsid w:val="00495D20"/>
    <w:rsid w:val="00495DB4"/>
    <w:rsid w:val="00497365"/>
    <w:rsid w:val="00497594"/>
    <w:rsid w:val="004A1AA6"/>
    <w:rsid w:val="004A2086"/>
    <w:rsid w:val="004A2A35"/>
    <w:rsid w:val="004A5E96"/>
    <w:rsid w:val="004A6C1F"/>
    <w:rsid w:val="004A7556"/>
    <w:rsid w:val="004A7A4F"/>
    <w:rsid w:val="004A7E58"/>
    <w:rsid w:val="004B0BF6"/>
    <w:rsid w:val="004B236E"/>
    <w:rsid w:val="004B41D8"/>
    <w:rsid w:val="004B56D0"/>
    <w:rsid w:val="004C0B8B"/>
    <w:rsid w:val="004C1202"/>
    <w:rsid w:val="004C1580"/>
    <w:rsid w:val="004C1EDF"/>
    <w:rsid w:val="004C3594"/>
    <w:rsid w:val="004C49F3"/>
    <w:rsid w:val="004C4D55"/>
    <w:rsid w:val="004C581B"/>
    <w:rsid w:val="004C66EA"/>
    <w:rsid w:val="004C6AEA"/>
    <w:rsid w:val="004C6B2D"/>
    <w:rsid w:val="004C793B"/>
    <w:rsid w:val="004D041E"/>
    <w:rsid w:val="004D0499"/>
    <w:rsid w:val="004D049B"/>
    <w:rsid w:val="004D11D1"/>
    <w:rsid w:val="004D16B6"/>
    <w:rsid w:val="004D17CE"/>
    <w:rsid w:val="004D19C3"/>
    <w:rsid w:val="004D1D02"/>
    <w:rsid w:val="004D1DDB"/>
    <w:rsid w:val="004D31BB"/>
    <w:rsid w:val="004D55F2"/>
    <w:rsid w:val="004D579D"/>
    <w:rsid w:val="004D673F"/>
    <w:rsid w:val="004D7442"/>
    <w:rsid w:val="004E02F6"/>
    <w:rsid w:val="004E08A8"/>
    <w:rsid w:val="004E12EA"/>
    <w:rsid w:val="004E19AC"/>
    <w:rsid w:val="004E2794"/>
    <w:rsid w:val="004E3A7C"/>
    <w:rsid w:val="004E3BD5"/>
    <w:rsid w:val="004E4340"/>
    <w:rsid w:val="004E5282"/>
    <w:rsid w:val="004E5B8D"/>
    <w:rsid w:val="004E6E59"/>
    <w:rsid w:val="004E7311"/>
    <w:rsid w:val="004F064D"/>
    <w:rsid w:val="004F0A87"/>
    <w:rsid w:val="004F0B8D"/>
    <w:rsid w:val="004F46AE"/>
    <w:rsid w:val="004F471A"/>
    <w:rsid w:val="004F51C3"/>
    <w:rsid w:val="004F51D8"/>
    <w:rsid w:val="004F542E"/>
    <w:rsid w:val="004F5AFD"/>
    <w:rsid w:val="004F766A"/>
    <w:rsid w:val="004F79F6"/>
    <w:rsid w:val="004F7DE3"/>
    <w:rsid w:val="00500A4C"/>
    <w:rsid w:val="0050103C"/>
    <w:rsid w:val="00501DE4"/>
    <w:rsid w:val="00502318"/>
    <w:rsid w:val="00502A78"/>
    <w:rsid w:val="005041C6"/>
    <w:rsid w:val="00504C8B"/>
    <w:rsid w:val="0050588B"/>
    <w:rsid w:val="00506605"/>
    <w:rsid w:val="005067AD"/>
    <w:rsid w:val="00506EF6"/>
    <w:rsid w:val="00507212"/>
    <w:rsid w:val="005072FA"/>
    <w:rsid w:val="005076D6"/>
    <w:rsid w:val="00510292"/>
    <w:rsid w:val="0051227C"/>
    <w:rsid w:val="00512385"/>
    <w:rsid w:val="005130B6"/>
    <w:rsid w:val="005153AC"/>
    <w:rsid w:val="00515876"/>
    <w:rsid w:val="00515F91"/>
    <w:rsid w:val="005160AB"/>
    <w:rsid w:val="00517D41"/>
    <w:rsid w:val="0052176C"/>
    <w:rsid w:val="005236BE"/>
    <w:rsid w:val="00523CD9"/>
    <w:rsid w:val="00523DDA"/>
    <w:rsid w:val="0052442A"/>
    <w:rsid w:val="00525D29"/>
    <w:rsid w:val="005261BE"/>
    <w:rsid w:val="00526401"/>
    <w:rsid w:val="005273A8"/>
    <w:rsid w:val="00527B8E"/>
    <w:rsid w:val="0053042F"/>
    <w:rsid w:val="005326C6"/>
    <w:rsid w:val="0053323E"/>
    <w:rsid w:val="005338DC"/>
    <w:rsid w:val="0053399A"/>
    <w:rsid w:val="00534207"/>
    <w:rsid w:val="00534A2F"/>
    <w:rsid w:val="00536D8D"/>
    <w:rsid w:val="00537AF6"/>
    <w:rsid w:val="0054000C"/>
    <w:rsid w:val="00540486"/>
    <w:rsid w:val="00540C55"/>
    <w:rsid w:val="00542B52"/>
    <w:rsid w:val="005440B2"/>
    <w:rsid w:val="0054478D"/>
    <w:rsid w:val="00544AE9"/>
    <w:rsid w:val="00544E69"/>
    <w:rsid w:val="005451A6"/>
    <w:rsid w:val="0054546C"/>
    <w:rsid w:val="005455CB"/>
    <w:rsid w:val="00546AA3"/>
    <w:rsid w:val="0054737F"/>
    <w:rsid w:val="00547BD7"/>
    <w:rsid w:val="00551881"/>
    <w:rsid w:val="00551FD4"/>
    <w:rsid w:val="005528F6"/>
    <w:rsid w:val="00553847"/>
    <w:rsid w:val="005539C1"/>
    <w:rsid w:val="005539FE"/>
    <w:rsid w:val="00554007"/>
    <w:rsid w:val="0055401E"/>
    <w:rsid w:val="00555FBF"/>
    <w:rsid w:val="00556105"/>
    <w:rsid w:val="00556321"/>
    <w:rsid w:val="00556A55"/>
    <w:rsid w:val="00560353"/>
    <w:rsid w:val="00561498"/>
    <w:rsid w:val="00562582"/>
    <w:rsid w:val="0056298A"/>
    <w:rsid w:val="00563EF5"/>
    <w:rsid w:val="00564029"/>
    <w:rsid w:val="005649AD"/>
    <w:rsid w:val="00567BAE"/>
    <w:rsid w:val="00567D66"/>
    <w:rsid w:val="00570A9F"/>
    <w:rsid w:val="00570D6B"/>
    <w:rsid w:val="00571270"/>
    <w:rsid w:val="00571C2F"/>
    <w:rsid w:val="00572423"/>
    <w:rsid w:val="00573E04"/>
    <w:rsid w:val="00575AA5"/>
    <w:rsid w:val="00577525"/>
    <w:rsid w:val="00580FFF"/>
    <w:rsid w:val="00583528"/>
    <w:rsid w:val="005842D8"/>
    <w:rsid w:val="0058578F"/>
    <w:rsid w:val="0058654C"/>
    <w:rsid w:val="00586A35"/>
    <w:rsid w:val="00586D51"/>
    <w:rsid w:val="0059133A"/>
    <w:rsid w:val="00591C96"/>
    <w:rsid w:val="005927BE"/>
    <w:rsid w:val="00596082"/>
    <w:rsid w:val="005963B2"/>
    <w:rsid w:val="00596912"/>
    <w:rsid w:val="00596E48"/>
    <w:rsid w:val="00596F2A"/>
    <w:rsid w:val="00597DFC"/>
    <w:rsid w:val="005A1B62"/>
    <w:rsid w:val="005A30E1"/>
    <w:rsid w:val="005A3252"/>
    <w:rsid w:val="005A47E4"/>
    <w:rsid w:val="005A56D4"/>
    <w:rsid w:val="005A5A2C"/>
    <w:rsid w:val="005A60EE"/>
    <w:rsid w:val="005A63EE"/>
    <w:rsid w:val="005B083C"/>
    <w:rsid w:val="005B0C03"/>
    <w:rsid w:val="005B2433"/>
    <w:rsid w:val="005B25AA"/>
    <w:rsid w:val="005B2ED3"/>
    <w:rsid w:val="005B3363"/>
    <w:rsid w:val="005B38E7"/>
    <w:rsid w:val="005B493F"/>
    <w:rsid w:val="005B51E9"/>
    <w:rsid w:val="005B5418"/>
    <w:rsid w:val="005C0062"/>
    <w:rsid w:val="005C345D"/>
    <w:rsid w:val="005C35BF"/>
    <w:rsid w:val="005C3D72"/>
    <w:rsid w:val="005C4813"/>
    <w:rsid w:val="005C57E8"/>
    <w:rsid w:val="005C5E36"/>
    <w:rsid w:val="005C6185"/>
    <w:rsid w:val="005C6E53"/>
    <w:rsid w:val="005D0695"/>
    <w:rsid w:val="005D0777"/>
    <w:rsid w:val="005D0CCE"/>
    <w:rsid w:val="005D20B3"/>
    <w:rsid w:val="005D2D5F"/>
    <w:rsid w:val="005D3166"/>
    <w:rsid w:val="005D3D50"/>
    <w:rsid w:val="005D3ECB"/>
    <w:rsid w:val="005D3F6C"/>
    <w:rsid w:val="005D66F4"/>
    <w:rsid w:val="005D7E6E"/>
    <w:rsid w:val="005E0F09"/>
    <w:rsid w:val="005E22A3"/>
    <w:rsid w:val="005E2AC7"/>
    <w:rsid w:val="005E4BC1"/>
    <w:rsid w:val="005E5BE1"/>
    <w:rsid w:val="005E6CD3"/>
    <w:rsid w:val="005F03D8"/>
    <w:rsid w:val="005F30FF"/>
    <w:rsid w:val="005F4CE4"/>
    <w:rsid w:val="005F771B"/>
    <w:rsid w:val="005F7F49"/>
    <w:rsid w:val="00600577"/>
    <w:rsid w:val="006015AD"/>
    <w:rsid w:val="006026F3"/>
    <w:rsid w:val="00602CD8"/>
    <w:rsid w:val="00602FE9"/>
    <w:rsid w:val="0060563B"/>
    <w:rsid w:val="00605732"/>
    <w:rsid w:val="00606458"/>
    <w:rsid w:val="00606B81"/>
    <w:rsid w:val="006071C4"/>
    <w:rsid w:val="00607A60"/>
    <w:rsid w:val="00610469"/>
    <w:rsid w:val="00610D5F"/>
    <w:rsid w:val="0061273A"/>
    <w:rsid w:val="00612B89"/>
    <w:rsid w:val="00612C56"/>
    <w:rsid w:val="00612E4E"/>
    <w:rsid w:val="00613318"/>
    <w:rsid w:val="0061378E"/>
    <w:rsid w:val="00614A6D"/>
    <w:rsid w:val="00614B69"/>
    <w:rsid w:val="006156D8"/>
    <w:rsid w:val="00617F49"/>
    <w:rsid w:val="00620023"/>
    <w:rsid w:val="00622CF0"/>
    <w:rsid w:val="00624315"/>
    <w:rsid w:val="00624A52"/>
    <w:rsid w:val="00625147"/>
    <w:rsid w:val="00625405"/>
    <w:rsid w:val="00625FF7"/>
    <w:rsid w:val="006267E5"/>
    <w:rsid w:val="00630C4C"/>
    <w:rsid w:val="006317A6"/>
    <w:rsid w:val="00631A48"/>
    <w:rsid w:val="00632A4B"/>
    <w:rsid w:val="00633991"/>
    <w:rsid w:val="0063555C"/>
    <w:rsid w:val="0063608B"/>
    <w:rsid w:val="006360A9"/>
    <w:rsid w:val="00636534"/>
    <w:rsid w:val="00636D0B"/>
    <w:rsid w:val="00636EE9"/>
    <w:rsid w:val="00637236"/>
    <w:rsid w:val="0063747F"/>
    <w:rsid w:val="006376D9"/>
    <w:rsid w:val="00640B6D"/>
    <w:rsid w:val="00640E48"/>
    <w:rsid w:val="00641731"/>
    <w:rsid w:val="00644AC8"/>
    <w:rsid w:val="00645682"/>
    <w:rsid w:val="00645F89"/>
    <w:rsid w:val="006460E9"/>
    <w:rsid w:val="00646279"/>
    <w:rsid w:val="00647199"/>
    <w:rsid w:val="006477B0"/>
    <w:rsid w:val="00647F14"/>
    <w:rsid w:val="00650463"/>
    <w:rsid w:val="006514CD"/>
    <w:rsid w:val="00652361"/>
    <w:rsid w:val="0065275A"/>
    <w:rsid w:val="00653984"/>
    <w:rsid w:val="00653DE1"/>
    <w:rsid w:val="0065459C"/>
    <w:rsid w:val="00654D92"/>
    <w:rsid w:val="00655975"/>
    <w:rsid w:val="00657F28"/>
    <w:rsid w:val="00660A05"/>
    <w:rsid w:val="00662610"/>
    <w:rsid w:val="006637CC"/>
    <w:rsid w:val="006704E1"/>
    <w:rsid w:val="00670649"/>
    <w:rsid w:val="00670A54"/>
    <w:rsid w:val="00671026"/>
    <w:rsid w:val="00672815"/>
    <w:rsid w:val="0067439B"/>
    <w:rsid w:val="0067445F"/>
    <w:rsid w:val="00674962"/>
    <w:rsid w:val="00674ED2"/>
    <w:rsid w:val="00675128"/>
    <w:rsid w:val="00675629"/>
    <w:rsid w:val="00677030"/>
    <w:rsid w:val="00677F0F"/>
    <w:rsid w:val="00682053"/>
    <w:rsid w:val="00682881"/>
    <w:rsid w:val="00684A16"/>
    <w:rsid w:val="0068687B"/>
    <w:rsid w:val="00690EBC"/>
    <w:rsid w:val="006925BF"/>
    <w:rsid w:val="00692DA6"/>
    <w:rsid w:val="00693D04"/>
    <w:rsid w:val="00694054"/>
    <w:rsid w:val="0069472B"/>
    <w:rsid w:val="00694749"/>
    <w:rsid w:val="00694F33"/>
    <w:rsid w:val="0069593E"/>
    <w:rsid w:val="00695CDF"/>
    <w:rsid w:val="006962A2"/>
    <w:rsid w:val="006978B2"/>
    <w:rsid w:val="006A0435"/>
    <w:rsid w:val="006A22F6"/>
    <w:rsid w:val="006A29E8"/>
    <w:rsid w:val="006A3616"/>
    <w:rsid w:val="006A4282"/>
    <w:rsid w:val="006A4C55"/>
    <w:rsid w:val="006A513B"/>
    <w:rsid w:val="006A7460"/>
    <w:rsid w:val="006A74C0"/>
    <w:rsid w:val="006A7E80"/>
    <w:rsid w:val="006B0139"/>
    <w:rsid w:val="006B1106"/>
    <w:rsid w:val="006B1200"/>
    <w:rsid w:val="006B1877"/>
    <w:rsid w:val="006B2FBB"/>
    <w:rsid w:val="006B4623"/>
    <w:rsid w:val="006B5B77"/>
    <w:rsid w:val="006B5D22"/>
    <w:rsid w:val="006B6949"/>
    <w:rsid w:val="006B7094"/>
    <w:rsid w:val="006B735B"/>
    <w:rsid w:val="006C0A64"/>
    <w:rsid w:val="006C15B3"/>
    <w:rsid w:val="006C20E7"/>
    <w:rsid w:val="006C23AD"/>
    <w:rsid w:val="006C2C27"/>
    <w:rsid w:val="006C2D9B"/>
    <w:rsid w:val="006C3161"/>
    <w:rsid w:val="006C3F8F"/>
    <w:rsid w:val="006C453E"/>
    <w:rsid w:val="006C4BE3"/>
    <w:rsid w:val="006C4E84"/>
    <w:rsid w:val="006C5940"/>
    <w:rsid w:val="006C5C5D"/>
    <w:rsid w:val="006C621A"/>
    <w:rsid w:val="006C65EA"/>
    <w:rsid w:val="006C70B2"/>
    <w:rsid w:val="006D001A"/>
    <w:rsid w:val="006D0E9B"/>
    <w:rsid w:val="006D1E23"/>
    <w:rsid w:val="006D2239"/>
    <w:rsid w:val="006D2C1E"/>
    <w:rsid w:val="006D322D"/>
    <w:rsid w:val="006D3D07"/>
    <w:rsid w:val="006D459C"/>
    <w:rsid w:val="006D4E4C"/>
    <w:rsid w:val="006D50A4"/>
    <w:rsid w:val="006D51B8"/>
    <w:rsid w:val="006D54A4"/>
    <w:rsid w:val="006D5CE7"/>
    <w:rsid w:val="006D6A44"/>
    <w:rsid w:val="006D6DDF"/>
    <w:rsid w:val="006E0D12"/>
    <w:rsid w:val="006E0ED7"/>
    <w:rsid w:val="006E2056"/>
    <w:rsid w:val="006E29A7"/>
    <w:rsid w:val="006E4407"/>
    <w:rsid w:val="006E6D29"/>
    <w:rsid w:val="006E71C6"/>
    <w:rsid w:val="006E7653"/>
    <w:rsid w:val="006F050A"/>
    <w:rsid w:val="006F147B"/>
    <w:rsid w:val="006F1681"/>
    <w:rsid w:val="006F5C94"/>
    <w:rsid w:val="006F7906"/>
    <w:rsid w:val="006F7C7F"/>
    <w:rsid w:val="00700B26"/>
    <w:rsid w:val="00701FA6"/>
    <w:rsid w:val="00702CDE"/>
    <w:rsid w:val="0070306F"/>
    <w:rsid w:val="0070473B"/>
    <w:rsid w:val="00704842"/>
    <w:rsid w:val="00704E8A"/>
    <w:rsid w:val="0070531E"/>
    <w:rsid w:val="00705592"/>
    <w:rsid w:val="00706BD8"/>
    <w:rsid w:val="007075EC"/>
    <w:rsid w:val="0071023B"/>
    <w:rsid w:val="0071047E"/>
    <w:rsid w:val="00711171"/>
    <w:rsid w:val="00711DD4"/>
    <w:rsid w:val="0071285C"/>
    <w:rsid w:val="00714119"/>
    <w:rsid w:val="0071475F"/>
    <w:rsid w:val="00714B33"/>
    <w:rsid w:val="00715B03"/>
    <w:rsid w:val="00715B3B"/>
    <w:rsid w:val="0071648B"/>
    <w:rsid w:val="007164A5"/>
    <w:rsid w:val="00717DE7"/>
    <w:rsid w:val="00717FB2"/>
    <w:rsid w:val="007208DC"/>
    <w:rsid w:val="007219DC"/>
    <w:rsid w:val="00722AC3"/>
    <w:rsid w:val="00722B14"/>
    <w:rsid w:val="00723404"/>
    <w:rsid w:val="00723DAF"/>
    <w:rsid w:val="007249CB"/>
    <w:rsid w:val="0072618D"/>
    <w:rsid w:val="007262E2"/>
    <w:rsid w:val="00726551"/>
    <w:rsid w:val="007271A8"/>
    <w:rsid w:val="00727914"/>
    <w:rsid w:val="00727EBD"/>
    <w:rsid w:val="00727F30"/>
    <w:rsid w:val="007319D2"/>
    <w:rsid w:val="00732243"/>
    <w:rsid w:val="007325EF"/>
    <w:rsid w:val="00732D22"/>
    <w:rsid w:val="00733A94"/>
    <w:rsid w:val="00734E78"/>
    <w:rsid w:val="00736C8E"/>
    <w:rsid w:val="00737E84"/>
    <w:rsid w:val="00737EA7"/>
    <w:rsid w:val="0074037E"/>
    <w:rsid w:val="00741BDF"/>
    <w:rsid w:val="00743328"/>
    <w:rsid w:val="00743421"/>
    <w:rsid w:val="00743C38"/>
    <w:rsid w:val="007451FF"/>
    <w:rsid w:val="00745373"/>
    <w:rsid w:val="00747577"/>
    <w:rsid w:val="00747E69"/>
    <w:rsid w:val="00750696"/>
    <w:rsid w:val="00751EC1"/>
    <w:rsid w:val="00752225"/>
    <w:rsid w:val="007528A0"/>
    <w:rsid w:val="00752EFD"/>
    <w:rsid w:val="007533DE"/>
    <w:rsid w:val="00753548"/>
    <w:rsid w:val="00753842"/>
    <w:rsid w:val="007555F8"/>
    <w:rsid w:val="00756D60"/>
    <w:rsid w:val="0075781E"/>
    <w:rsid w:val="00757994"/>
    <w:rsid w:val="00761CC2"/>
    <w:rsid w:val="00761FAF"/>
    <w:rsid w:val="007639C3"/>
    <w:rsid w:val="00764059"/>
    <w:rsid w:val="007647B0"/>
    <w:rsid w:val="00765265"/>
    <w:rsid w:val="007671C8"/>
    <w:rsid w:val="00770461"/>
    <w:rsid w:val="00770588"/>
    <w:rsid w:val="007742BF"/>
    <w:rsid w:val="00774E62"/>
    <w:rsid w:val="00775489"/>
    <w:rsid w:val="007800CE"/>
    <w:rsid w:val="007800DF"/>
    <w:rsid w:val="00780227"/>
    <w:rsid w:val="007813EF"/>
    <w:rsid w:val="007822E8"/>
    <w:rsid w:val="00782367"/>
    <w:rsid w:val="00783588"/>
    <w:rsid w:val="00784040"/>
    <w:rsid w:val="007853E3"/>
    <w:rsid w:val="0079282F"/>
    <w:rsid w:val="007933DD"/>
    <w:rsid w:val="00793451"/>
    <w:rsid w:val="00793808"/>
    <w:rsid w:val="00794C25"/>
    <w:rsid w:val="007952D3"/>
    <w:rsid w:val="0079682F"/>
    <w:rsid w:val="00796FDA"/>
    <w:rsid w:val="007978D8"/>
    <w:rsid w:val="00797CF3"/>
    <w:rsid w:val="00797D60"/>
    <w:rsid w:val="007A16E7"/>
    <w:rsid w:val="007A1BD4"/>
    <w:rsid w:val="007A1C9F"/>
    <w:rsid w:val="007A27DF"/>
    <w:rsid w:val="007A287C"/>
    <w:rsid w:val="007A32B6"/>
    <w:rsid w:val="007A390D"/>
    <w:rsid w:val="007A3F4E"/>
    <w:rsid w:val="007A481F"/>
    <w:rsid w:val="007A502C"/>
    <w:rsid w:val="007A579F"/>
    <w:rsid w:val="007A6CD3"/>
    <w:rsid w:val="007A7CBF"/>
    <w:rsid w:val="007B1D5D"/>
    <w:rsid w:val="007B3C3C"/>
    <w:rsid w:val="007B43B8"/>
    <w:rsid w:val="007B443C"/>
    <w:rsid w:val="007B49C6"/>
    <w:rsid w:val="007B5CC2"/>
    <w:rsid w:val="007B65A2"/>
    <w:rsid w:val="007B6CBF"/>
    <w:rsid w:val="007C1BE0"/>
    <w:rsid w:val="007C1CA9"/>
    <w:rsid w:val="007C1D45"/>
    <w:rsid w:val="007C30C8"/>
    <w:rsid w:val="007C4E7A"/>
    <w:rsid w:val="007C5699"/>
    <w:rsid w:val="007C57E7"/>
    <w:rsid w:val="007C5A2B"/>
    <w:rsid w:val="007C5F06"/>
    <w:rsid w:val="007C6ECB"/>
    <w:rsid w:val="007C7FB0"/>
    <w:rsid w:val="007D0739"/>
    <w:rsid w:val="007D0F8D"/>
    <w:rsid w:val="007D2B20"/>
    <w:rsid w:val="007D3C28"/>
    <w:rsid w:val="007D50A9"/>
    <w:rsid w:val="007D5396"/>
    <w:rsid w:val="007D6746"/>
    <w:rsid w:val="007D7B83"/>
    <w:rsid w:val="007E08A0"/>
    <w:rsid w:val="007E0B4F"/>
    <w:rsid w:val="007E2C74"/>
    <w:rsid w:val="007E2DED"/>
    <w:rsid w:val="007E2FF4"/>
    <w:rsid w:val="007E4FCF"/>
    <w:rsid w:val="007E5118"/>
    <w:rsid w:val="007E541A"/>
    <w:rsid w:val="007E5885"/>
    <w:rsid w:val="007E5D73"/>
    <w:rsid w:val="007E5DD2"/>
    <w:rsid w:val="007E644C"/>
    <w:rsid w:val="007E6B52"/>
    <w:rsid w:val="007E7648"/>
    <w:rsid w:val="007E7848"/>
    <w:rsid w:val="007F16C6"/>
    <w:rsid w:val="007F2D1D"/>
    <w:rsid w:val="007F31F8"/>
    <w:rsid w:val="007F5079"/>
    <w:rsid w:val="007F703C"/>
    <w:rsid w:val="008011AE"/>
    <w:rsid w:val="00802E06"/>
    <w:rsid w:val="008051C3"/>
    <w:rsid w:val="00805F82"/>
    <w:rsid w:val="00810B20"/>
    <w:rsid w:val="00810CE2"/>
    <w:rsid w:val="00812308"/>
    <w:rsid w:val="0081406D"/>
    <w:rsid w:val="0081425F"/>
    <w:rsid w:val="008147D1"/>
    <w:rsid w:val="00814D29"/>
    <w:rsid w:val="008150D4"/>
    <w:rsid w:val="008154A7"/>
    <w:rsid w:val="008168EB"/>
    <w:rsid w:val="00820485"/>
    <w:rsid w:val="00820EAF"/>
    <w:rsid w:val="00821182"/>
    <w:rsid w:val="00824131"/>
    <w:rsid w:val="00827161"/>
    <w:rsid w:val="0082791A"/>
    <w:rsid w:val="00827D0A"/>
    <w:rsid w:val="00827E4C"/>
    <w:rsid w:val="008301A6"/>
    <w:rsid w:val="008301C0"/>
    <w:rsid w:val="00830B33"/>
    <w:rsid w:val="008313F7"/>
    <w:rsid w:val="00833DE2"/>
    <w:rsid w:val="00834AB2"/>
    <w:rsid w:val="00835BB0"/>
    <w:rsid w:val="008369D8"/>
    <w:rsid w:val="0083735E"/>
    <w:rsid w:val="00837393"/>
    <w:rsid w:val="00837952"/>
    <w:rsid w:val="00837CBF"/>
    <w:rsid w:val="008403CB"/>
    <w:rsid w:val="00840CEA"/>
    <w:rsid w:val="00841086"/>
    <w:rsid w:val="008423DB"/>
    <w:rsid w:val="00843705"/>
    <w:rsid w:val="0084575E"/>
    <w:rsid w:val="00845F9B"/>
    <w:rsid w:val="008460FF"/>
    <w:rsid w:val="0084720A"/>
    <w:rsid w:val="00847676"/>
    <w:rsid w:val="00847A31"/>
    <w:rsid w:val="0085008A"/>
    <w:rsid w:val="00850D0C"/>
    <w:rsid w:val="00851952"/>
    <w:rsid w:val="00851D72"/>
    <w:rsid w:val="0085543E"/>
    <w:rsid w:val="0085553A"/>
    <w:rsid w:val="00856394"/>
    <w:rsid w:val="00856718"/>
    <w:rsid w:val="00857483"/>
    <w:rsid w:val="00857504"/>
    <w:rsid w:val="00860341"/>
    <w:rsid w:val="008621E3"/>
    <w:rsid w:val="0086356D"/>
    <w:rsid w:val="00865957"/>
    <w:rsid w:val="00866C7B"/>
    <w:rsid w:val="008707F8"/>
    <w:rsid w:val="00871E83"/>
    <w:rsid w:val="00873112"/>
    <w:rsid w:val="00873626"/>
    <w:rsid w:val="00874671"/>
    <w:rsid w:val="0087593F"/>
    <w:rsid w:val="00876609"/>
    <w:rsid w:val="008776DF"/>
    <w:rsid w:val="00877AE1"/>
    <w:rsid w:val="00877B53"/>
    <w:rsid w:val="00881CD8"/>
    <w:rsid w:val="00882AD0"/>
    <w:rsid w:val="00882BF7"/>
    <w:rsid w:val="0088393A"/>
    <w:rsid w:val="00883B48"/>
    <w:rsid w:val="00885697"/>
    <w:rsid w:val="00887A1B"/>
    <w:rsid w:val="0089066F"/>
    <w:rsid w:val="00891A1D"/>
    <w:rsid w:val="00893221"/>
    <w:rsid w:val="008940F5"/>
    <w:rsid w:val="008949E1"/>
    <w:rsid w:val="008953B2"/>
    <w:rsid w:val="008A14ED"/>
    <w:rsid w:val="008A28B9"/>
    <w:rsid w:val="008A39D3"/>
    <w:rsid w:val="008A3A59"/>
    <w:rsid w:val="008A3AF0"/>
    <w:rsid w:val="008A4CE5"/>
    <w:rsid w:val="008A665A"/>
    <w:rsid w:val="008A6B39"/>
    <w:rsid w:val="008A7C62"/>
    <w:rsid w:val="008B045B"/>
    <w:rsid w:val="008B120B"/>
    <w:rsid w:val="008B1EFD"/>
    <w:rsid w:val="008B3CD1"/>
    <w:rsid w:val="008B4C4F"/>
    <w:rsid w:val="008B6A0B"/>
    <w:rsid w:val="008B710D"/>
    <w:rsid w:val="008B7D7F"/>
    <w:rsid w:val="008C0598"/>
    <w:rsid w:val="008C07B7"/>
    <w:rsid w:val="008C07BD"/>
    <w:rsid w:val="008C23CA"/>
    <w:rsid w:val="008C27A9"/>
    <w:rsid w:val="008C2A1A"/>
    <w:rsid w:val="008C2E7C"/>
    <w:rsid w:val="008C3AC8"/>
    <w:rsid w:val="008C41EE"/>
    <w:rsid w:val="008C569F"/>
    <w:rsid w:val="008C6D45"/>
    <w:rsid w:val="008C6E83"/>
    <w:rsid w:val="008C72C9"/>
    <w:rsid w:val="008D0BD0"/>
    <w:rsid w:val="008D1D0E"/>
    <w:rsid w:val="008D3349"/>
    <w:rsid w:val="008D492A"/>
    <w:rsid w:val="008D4A83"/>
    <w:rsid w:val="008D5FC4"/>
    <w:rsid w:val="008D6C32"/>
    <w:rsid w:val="008D6ED0"/>
    <w:rsid w:val="008D7555"/>
    <w:rsid w:val="008D790A"/>
    <w:rsid w:val="008E072E"/>
    <w:rsid w:val="008E073F"/>
    <w:rsid w:val="008E1D6A"/>
    <w:rsid w:val="008E50A8"/>
    <w:rsid w:val="008E5D45"/>
    <w:rsid w:val="008E6748"/>
    <w:rsid w:val="008E7AB7"/>
    <w:rsid w:val="008E7CEA"/>
    <w:rsid w:val="008F0C94"/>
    <w:rsid w:val="008F1C18"/>
    <w:rsid w:val="008F2399"/>
    <w:rsid w:val="008F2B17"/>
    <w:rsid w:val="008F2BE0"/>
    <w:rsid w:val="008F32EB"/>
    <w:rsid w:val="008F4E10"/>
    <w:rsid w:val="008F53FB"/>
    <w:rsid w:val="008F563A"/>
    <w:rsid w:val="008F57C5"/>
    <w:rsid w:val="008F6DD1"/>
    <w:rsid w:val="008F6FB8"/>
    <w:rsid w:val="008F7FA7"/>
    <w:rsid w:val="00900787"/>
    <w:rsid w:val="00900A6C"/>
    <w:rsid w:val="009010B7"/>
    <w:rsid w:val="0090156F"/>
    <w:rsid w:val="00903CB4"/>
    <w:rsid w:val="00905599"/>
    <w:rsid w:val="009073E1"/>
    <w:rsid w:val="009078B0"/>
    <w:rsid w:val="00907A97"/>
    <w:rsid w:val="00911635"/>
    <w:rsid w:val="00911C39"/>
    <w:rsid w:val="0091290A"/>
    <w:rsid w:val="009136B7"/>
    <w:rsid w:val="00914003"/>
    <w:rsid w:val="00914CB0"/>
    <w:rsid w:val="00916FE3"/>
    <w:rsid w:val="00921786"/>
    <w:rsid w:val="00921BF2"/>
    <w:rsid w:val="00921CE7"/>
    <w:rsid w:val="0092209C"/>
    <w:rsid w:val="009225DD"/>
    <w:rsid w:val="00922BC8"/>
    <w:rsid w:val="00922D48"/>
    <w:rsid w:val="00924495"/>
    <w:rsid w:val="009268B7"/>
    <w:rsid w:val="00926E45"/>
    <w:rsid w:val="0092729D"/>
    <w:rsid w:val="00927338"/>
    <w:rsid w:val="00930C82"/>
    <w:rsid w:val="00931AE6"/>
    <w:rsid w:val="00931F2B"/>
    <w:rsid w:val="00932662"/>
    <w:rsid w:val="009326A9"/>
    <w:rsid w:val="00933035"/>
    <w:rsid w:val="009340D7"/>
    <w:rsid w:val="009346F3"/>
    <w:rsid w:val="00934F6F"/>
    <w:rsid w:val="00934FE1"/>
    <w:rsid w:val="00936367"/>
    <w:rsid w:val="009365E6"/>
    <w:rsid w:val="00936F8D"/>
    <w:rsid w:val="00940540"/>
    <w:rsid w:val="009424FD"/>
    <w:rsid w:val="00943053"/>
    <w:rsid w:val="00945804"/>
    <w:rsid w:val="00945E21"/>
    <w:rsid w:val="009467D8"/>
    <w:rsid w:val="00947442"/>
    <w:rsid w:val="00947FF7"/>
    <w:rsid w:val="0095071A"/>
    <w:rsid w:val="00951D56"/>
    <w:rsid w:val="00951EE7"/>
    <w:rsid w:val="009520F8"/>
    <w:rsid w:val="00952ABF"/>
    <w:rsid w:val="00953031"/>
    <w:rsid w:val="00953871"/>
    <w:rsid w:val="00953B87"/>
    <w:rsid w:val="009550C4"/>
    <w:rsid w:val="0095567A"/>
    <w:rsid w:val="00955704"/>
    <w:rsid w:val="00955D58"/>
    <w:rsid w:val="00956100"/>
    <w:rsid w:val="009567A7"/>
    <w:rsid w:val="00956818"/>
    <w:rsid w:val="00960CA9"/>
    <w:rsid w:val="00962503"/>
    <w:rsid w:val="00964F9B"/>
    <w:rsid w:val="00966299"/>
    <w:rsid w:val="009668DE"/>
    <w:rsid w:val="009706EB"/>
    <w:rsid w:val="00971B2C"/>
    <w:rsid w:val="009730DD"/>
    <w:rsid w:val="00973BC4"/>
    <w:rsid w:val="00973D28"/>
    <w:rsid w:val="00976413"/>
    <w:rsid w:val="009768CE"/>
    <w:rsid w:val="00980845"/>
    <w:rsid w:val="00981543"/>
    <w:rsid w:val="00981CD7"/>
    <w:rsid w:val="0098206F"/>
    <w:rsid w:val="00982C4C"/>
    <w:rsid w:val="00984194"/>
    <w:rsid w:val="009845D0"/>
    <w:rsid w:val="00984CB7"/>
    <w:rsid w:val="00984E20"/>
    <w:rsid w:val="00986039"/>
    <w:rsid w:val="0098660E"/>
    <w:rsid w:val="009923C7"/>
    <w:rsid w:val="00992709"/>
    <w:rsid w:val="00993C03"/>
    <w:rsid w:val="00993C4B"/>
    <w:rsid w:val="00993D9F"/>
    <w:rsid w:val="009959A1"/>
    <w:rsid w:val="00995F54"/>
    <w:rsid w:val="009978A7"/>
    <w:rsid w:val="009A06DB"/>
    <w:rsid w:val="009A076D"/>
    <w:rsid w:val="009A0DFA"/>
    <w:rsid w:val="009A0FF9"/>
    <w:rsid w:val="009A1E43"/>
    <w:rsid w:val="009A2ADB"/>
    <w:rsid w:val="009A3023"/>
    <w:rsid w:val="009A3E66"/>
    <w:rsid w:val="009A4303"/>
    <w:rsid w:val="009A43D6"/>
    <w:rsid w:val="009A4620"/>
    <w:rsid w:val="009A57B6"/>
    <w:rsid w:val="009A795F"/>
    <w:rsid w:val="009B00DC"/>
    <w:rsid w:val="009B0B41"/>
    <w:rsid w:val="009B0C37"/>
    <w:rsid w:val="009B3D15"/>
    <w:rsid w:val="009B5835"/>
    <w:rsid w:val="009B600C"/>
    <w:rsid w:val="009B7559"/>
    <w:rsid w:val="009B7CC2"/>
    <w:rsid w:val="009B7E78"/>
    <w:rsid w:val="009C036C"/>
    <w:rsid w:val="009C12A4"/>
    <w:rsid w:val="009C2F96"/>
    <w:rsid w:val="009C331D"/>
    <w:rsid w:val="009C3588"/>
    <w:rsid w:val="009C514A"/>
    <w:rsid w:val="009D0D31"/>
    <w:rsid w:val="009D1022"/>
    <w:rsid w:val="009D1551"/>
    <w:rsid w:val="009D21A1"/>
    <w:rsid w:val="009D3C3B"/>
    <w:rsid w:val="009D3F15"/>
    <w:rsid w:val="009D46EA"/>
    <w:rsid w:val="009D62EB"/>
    <w:rsid w:val="009D67AD"/>
    <w:rsid w:val="009D6ABF"/>
    <w:rsid w:val="009D6D2B"/>
    <w:rsid w:val="009D6E94"/>
    <w:rsid w:val="009E0102"/>
    <w:rsid w:val="009E1090"/>
    <w:rsid w:val="009E17C3"/>
    <w:rsid w:val="009E4063"/>
    <w:rsid w:val="009E54CD"/>
    <w:rsid w:val="009E56C5"/>
    <w:rsid w:val="009E5769"/>
    <w:rsid w:val="009E631C"/>
    <w:rsid w:val="009E7297"/>
    <w:rsid w:val="009E7D5E"/>
    <w:rsid w:val="009E7DE2"/>
    <w:rsid w:val="009F08EB"/>
    <w:rsid w:val="009F14BD"/>
    <w:rsid w:val="009F2833"/>
    <w:rsid w:val="009F519F"/>
    <w:rsid w:val="009F7E42"/>
    <w:rsid w:val="00A00322"/>
    <w:rsid w:val="00A004F3"/>
    <w:rsid w:val="00A0123C"/>
    <w:rsid w:val="00A012F5"/>
    <w:rsid w:val="00A02B5E"/>
    <w:rsid w:val="00A0358C"/>
    <w:rsid w:val="00A05372"/>
    <w:rsid w:val="00A0581B"/>
    <w:rsid w:val="00A06905"/>
    <w:rsid w:val="00A07968"/>
    <w:rsid w:val="00A12291"/>
    <w:rsid w:val="00A12FA1"/>
    <w:rsid w:val="00A14D61"/>
    <w:rsid w:val="00A15152"/>
    <w:rsid w:val="00A155F9"/>
    <w:rsid w:val="00A16188"/>
    <w:rsid w:val="00A164B7"/>
    <w:rsid w:val="00A16A89"/>
    <w:rsid w:val="00A16AED"/>
    <w:rsid w:val="00A20B7F"/>
    <w:rsid w:val="00A21DEF"/>
    <w:rsid w:val="00A21F25"/>
    <w:rsid w:val="00A22329"/>
    <w:rsid w:val="00A22AE4"/>
    <w:rsid w:val="00A233F4"/>
    <w:rsid w:val="00A234C8"/>
    <w:rsid w:val="00A23D9E"/>
    <w:rsid w:val="00A26DE2"/>
    <w:rsid w:val="00A27923"/>
    <w:rsid w:val="00A27EE0"/>
    <w:rsid w:val="00A311AA"/>
    <w:rsid w:val="00A319FD"/>
    <w:rsid w:val="00A3342D"/>
    <w:rsid w:val="00A34D6F"/>
    <w:rsid w:val="00A3701D"/>
    <w:rsid w:val="00A37DC8"/>
    <w:rsid w:val="00A408F6"/>
    <w:rsid w:val="00A41135"/>
    <w:rsid w:val="00A419D2"/>
    <w:rsid w:val="00A43D60"/>
    <w:rsid w:val="00A44BE6"/>
    <w:rsid w:val="00A459EF"/>
    <w:rsid w:val="00A45AAE"/>
    <w:rsid w:val="00A461CD"/>
    <w:rsid w:val="00A462C6"/>
    <w:rsid w:val="00A4630E"/>
    <w:rsid w:val="00A46A99"/>
    <w:rsid w:val="00A46AC9"/>
    <w:rsid w:val="00A46BF2"/>
    <w:rsid w:val="00A46D89"/>
    <w:rsid w:val="00A47055"/>
    <w:rsid w:val="00A47B0F"/>
    <w:rsid w:val="00A50395"/>
    <w:rsid w:val="00A50EF1"/>
    <w:rsid w:val="00A51DAB"/>
    <w:rsid w:val="00A55023"/>
    <w:rsid w:val="00A5638E"/>
    <w:rsid w:val="00A5671F"/>
    <w:rsid w:val="00A57113"/>
    <w:rsid w:val="00A5743B"/>
    <w:rsid w:val="00A57EF9"/>
    <w:rsid w:val="00A60004"/>
    <w:rsid w:val="00A606C4"/>
    <w:rsid w:val="00A60AA7"/>
    <w:rsid w:val="00A619A2"/>
    <w:rsid w:val="00A61C31"/>
    <w:rsid w:val="00A62DF4"/>
    <w:rsid w:val="00A67130"/>
    <w:rsid w:val="00A739CB"/>
    <w:rsid w:val="00A73E45"/>
    <w:rsid w:val="00A75047"/>
    <w:rsid w:val="00A753F3"/>
    <w:rsid w:val="00A766D0"/>
    <w:rsid w:val="00A77172"/>
    <w:rsid w:val="00A77A57"/>
    <w:rsid w:val="00A82188"/>
    <w:rsid w:val="00A8308E"/>
    <w:rsid w:val="00A83C79"/>
    <w:rsid w:val="00A8411D"/>
    <w:rsid w:val="00A844CD"/>
    <w:rsid w:val="00A84C0F"/>
    <w:rsid w:val="00A8507F"/>
    <w:rsid w:val="00A87234"/>
    <w:rsid w:val="00A87C8E"/>
    <w:rsid w:val="00A90958"/>
    <w:rsid w:val="00A90C58"/>
    <w:rsid w:val="00A91E16"/>
    <w:rsid w:val="00A92D33"/>
    <w:rsid w:val="00A94356"/>
    <w:rsid w:val="00A95518"/>
    <w:rsid w:val="00A95B9C"/>
    <w:rsid w:val="00A97587"/>
    <w:rsid w:val="00AA0747"/>
    <w:rsid w:val="00AA10C4"/>
    <w:rsid w:val="00AA1661"/>
    <w:rsid w:val="00AA1BA5"/>
    <w:rsid w:val="00AA25C8"/>
    <w:rsid w:val="00AA28CD"/>
    <w:rsid w:val="00AA57D8"/>
    <w:rsid w:val="00AA597E"/>
    <w:rsid w:val="00AA5BF1"/>
    <w:rsid w:val="00AA6E2B"/>
    <w:rsid w:val="00AB0733"/>
    <w:rsid w:val="00AB21AA"/>
    <w:rsid w:val="00AB2327"/>
    <w:rsid w:val="00AB3184"/>
    <w:rsid w:val="00AB56E4"/>
    <w:rsid w:val="00AB76BC"/>
    <w:rsid w:val="00AC0362"/>
    <w:rsid w:val="00AC0A42"/>
    <w:rsid w:val="00AC2D33"/>
    <w:rsid w:val="00AC4395"/>
    <w:rsid w:val="00AC4630"/>
    <w:rsid w:val="00AC5880"/>
    <w:rsid w:val="00AC61BD"/>
    <w:rsid w:val="00AC6C27"/>
    <w:rsid w:val="00AC6FC5"/>
    <w:rsid w:val="00AC7F8F"/>
    <w:rsid w:val="00AD00FE"/>
    <w:rsid w:val="00AD0294"/>
    <w:rsid w:val="00AD085C"/>
    <w:rsid w:val="00AD25D6"/>
    <w:rsid w:val="00AD362D"/>
    <w:rsid w:val="00AD3F0E"/>
    <w:rsid w:val="00AD67B8"/>
    <w:rsid w:val="00AD7010"/>
    <w:rsid w:val="00AE117B"/>
    <w:rsid w:val="00AE1E64"/>
    <w:rsid w:val="00AE33A7"/>
    <w:rsid w:val="00AE36C8"/>
    <w:rsid w:val="00AE4404"/>
    <w:rsid w:val="00AF160D"/>
    <w:rsid w:val="00AF1ECB"/>
    <w:rsid w:val="00AF3B93"/>
    <w:rsid w:val="00AF4C7C"/>
    <w:rsid w:val="00AF4CBD"/>
    <w:rsid w:val="00AF4D25"/>
    <w:rsid w:val="00AF50B3"/>
    <w:rsid w:val="00AF54CB"/>
    <w:rsid w:val="00AF5CF5"/>
    <w:rsid w:val="00AF7210"/>
    <w:rsid w:val="00B02C9F"/>
    <w:rsid w:val="00B02F9D"/>
    <w:rsid w:val="00B036C6"/>
    <w:rsid w:val="00B05692"/>
    <w:rsid w:val="00B060AC"/>
    <w:rsid w:val="00B068B3"/>
    <w:rsid w:val="00B076EC"/>
    <w:rsid w:val="00B1003F"/>
    <w:rsid w:val="00B113C4"/>
    <w:rsid w:val="00B11471"/>
    <w:rsid w:val="00B1239A"/>
    <w:rsid w:val="00B13E4F"/>
    <w:rsid w:val="00B143A9"/>
    <w:rsid w:val="00B14A37"/>
    <w:rsid w:val="00B14AF2"/>
    <w:rsid w:val="00B14E51"/>
    <w:rsid w:val="00B14EF7"/>
    <w:rsid w:val="00B15A21"/>
    <w:rsid w:val="00B1638F"/>
    <w:rsid w:val="00B16896"/>
    <w:rsid w:val="00B175E5"/>
    <w:rsid w:val="00B17DAB"/>
    <w:rsid w:val="00B20253"/>
    <w:rsid w:val="00B20346"/>
    <w:rsid w:val="00B24977"/>
    <w:rsid w:val="00B25737"/>
    <w:rsid w:val="00B26064"/>
    <w:rsid w:val="00B33269"/>
    <w:rsid w:val="00B33C1D"/>
    <w:rsid w:val="00B350C9"/>
    <w:rsid w:val="00B3715C"/>
    <w:rsid w:val="00B4052C"/>
    <w:rsid w:val="00B40C21"/>
    <w:rsid w:val="00B41CB4"/>
    <w:rsid w:val="00B42947"/>
    <w:rsid w:val="00B42993"/>
    <w:rsid w:val="00B42CD7"/>
    <w:rsid w:val="00B43D73"/>
    <w:rsid w:val="00B46551"/>
    <w:rsid w:val="00B4669F"/>
    <w:rsid w:val="00B475C3"/>
    <w:rsid w:val="00B50939"/>
    <w:rsid w:val="00B51DB5"/>
    <w:rsid w:val="00B52E74"/>
    <w:rsid w:val="00B53AF1"/>
    <w:rsid w:val="00B55A18"/>
    <w:rsid w:val="00B55AC0"/>
    <w:rsid w:val="00B562ED"/>
    <w:rsid w:val="00B56E25"/>
    <w:rsid w:val="00B60975"/>
    <w:rsid w:val="00B61445"/>
    <w:rsid w:val="00B61545"/>
    <w:rsid w:val="00B616B5"/>
    <w:rsid w:val="00B616BD"/>
    <w:rsid w:val="00B61DDD"/>
    <w:rsid w:val="00B62308"/>
    <w:rsid w:val="00B64024"/>
    <w:rsid w:val="00B644CA"/>
    <w:rsid w:val="00B64DD4"/>
    <w:rsid w:val="00B64F13"/>
    <w:rsid w:val="00B70569"/>
    <w:rsid w:val="00B708C5"/>
    <w:rsid w:val="00B71410"/>
    <w:rsid w:val="00B728C9"/>
    <w:rsid w:val="00B73DEA"/>
    <w:rsid w:val="00B744E2"/>
    <w:rsid w:val="00B7502B"/>
    <w:rsid w:val="00B754FD"/>
    <w:rsid w:val="00B759F9"/>
    <w:rsid w:val="00B76273"/>
    <w:rsid w:val="00B76DF0"/>
    <w:rsid w:val="00B77FD3"/>
    <w:rsid w:val="00B805EC"/>
    <w:rsid w:val="00B80A28"/>
    <w:rsid w:val="00B81319"/>
    <w:rsid w:val="00B813A2"/>
    <w:rsid w:val="00B813E6"/>
    <w:rsid w:val="00B817C0"/>
    <w:rsid w:val="00B831B5"/>
    <w:rsid w:val="00B833AB"/>
    <w:rsid w:val="00B83A83"/>
    <w:rsid w:val="00B8590C"/>
    <w:rsid w:val="00B86040"/>
    <w:rsid w:val="00B87D11"/>
    <w:rsid w:val="00B9147E"/>
    <w:rsid w:val="00B92401"/>
    <w:rsid w:val="00B92BD3"/>
    <w:rsid w:val="00B93B0A"/>
    <w:rsid w:val="00B942F9"/>
    <w:rsid w:val="00B94BC3"/>
    <w:rsid w:val="00B95134"/>
    <w:rsid w:val="00B95970"/>
    <w:rsid w:val="00BA00DF"/>
    <w:rsid w:val="00BA066E"/>
    <w:rsid w:val="00BA1469"/>
    <w:rsid w:val="00BA36F1"/>
    <w:rsid w:val="00BA5120"/>
    <w:rsid w:val="00BA5432"/>
    <w:rsid w:val="00BA7027"/>
    <w:rsid w:val="00BA7C86"/>
    <w:rsid w:val="00BA7DD8"/>
    <w:rsid w:val="00BB0FCF"/>
    <w:rsid w:val="00BB1057"/>
    <w:rsid w:val="00BB2417"/>
    <w:rsid w:val="00BB2811"/>
    <w:rsid w:val="00BB333E"/>
    <w:rsid w:val="00BB3A54"/>
    <w:rsid w:val="00BB5241"/>
    <w:rsid w:val="00BB572D"/>
    <w:rsid w:val="00BB6352"/>
    <w:rsid w:val="00BC1A0B"/>
    <w:rsid w:val="00BC221B"/>
    <w:rsid w:val="00BC56E7"/>
    <w:rsid w:val="00BC57FC"/>
    <w:rsid w:val="00BC5BDA"/>
    <w:rsid w:val="00BC5D84"/>
    <w:rsid w:val="00BC5F6D"/>
    <w:rsid w:val="00BC6206"/>
    <w:rsid w:val="00BC6935"/>
    <w:rsid w:val="00BC7AF3"/>
    <w:rsid w:val="00BD0A29"/>
    <w:rsid w:val="00BD1906"/>
    <w:rsid w:val="00BD260D"/>
    <w:rsid w:val="00BD304D"/>
    <w:rsid w:val="00BD3619"/>
    <w:rsid w:val="00BD61E5"/>
    <w:rsid w:val="00BD640D"/>
    <w:rsid w:val="00BD6E3F"/>
    <w:rsid w:val="00BD6FF1"/>
    <w:rsid w:val="00BD793B"/>
    <w:rsid w:val="00BE0421"/>
    <w:rsid w:val="00BE0B29"/>
    <w:rsid w:val="00BE2A06"/>
    <w:rsid w:val="00BE38F7"/>
    <w:rsid w:val="00BE5004"/>
    <w:rsid w:val="00BE52F1"/>
    <w:rsid w:val="00BE7F58"/>
    <w:rsid w:val="00BF1ECE"/>
    <w:rsid w:val="00BF22E1"/>
    <w:rsid w:val="00BF3D6B"/>
    <w:rsid w:val="00BF4766"/>
    <w:rsid w:val="00BF4A80"/>
    <w:rsid w:val="00BF582D"/>
    <w:rsid w:val="00BF62DF"/>
    <w:rsid w:val="00C0179C"/>
    <w:rsid w:val="00C03DCA"/>
    <w:rsid w:val="00C046D3"/>
    <w:rsid w:val="00C04DCD"/>
    <w:rsid w:val="00C04F6A"/>
    <w:rsid w:val="00C06189"/>
    <w:rsid w:val="00C06212"/>
    <w:rsid w:val="00C06BAC"/>
    <w:rsid w:val="00C07132"/>
    <w:rsid w:val="00C07ED7"/>
    <w:rsid w:val="00C1015A"/>
    <w:rsid w:val="00C10649"/>
    <w:rsid w:val="00C112E5"/>
    <w:rsid w:val="00C1142C"/>
    <w:rsid w:val="00C1264D"/>
    <w:rsid w:val="00C13ABB"/>
    <w:rsid w:val="00C1494C"/>
    <w:rsid w:val="00C14A4F"/>
    <w:rsid w:val="00C166ED"/>
    <w:rsid w:val="00C17547"/>
    <w:rsid w:val="00C17BFF"/>
    <w:rsid w:val="00C203CE"/>
    <w:rsid w:val="00C244EE"/>
    <w:rsid w:val="00C26283"/>
    <w:rsid w:val="00C265F7"/>
    <w:rsid w:val="00C26641"/>
    <w:rsid w:val="00C27210"/>
    <w:rsid w:val="00C3259E"/>
    <w:rsid w:val="00C32613"/>
    <w:rsid w:val="00C36F62"/>
    <w:rsid w:val="00C37CA7"/>
    <w:rsid w:val="00C41681"/>
    <w:rsid w:val="00C41AE1"/>
    <w:rsid w:val="00C41BCE"/>
    <w:rsid w:val="00C41E11"/>
    <w:rsid w:val="00C42CC5"/>
    <w:rsid w:val="00C43AF5"/>
    <w:rsid w:val="00C43F8F"/>
    <w:rsid w:val="00C447B9"/>
    <w:rsid w:val="00C4538D"/>
    <w:rsid w:val="00C461FF"/>
    <w:rsid w:val="00C466F9"/>
    <w:rsid w:val="00C4769D"/>
    <w:rsid w:val="00C47F27"/>
    <w:rsid w:val="00C50274"/>
    <w:rsid w:val="00C50A07"/>
    <w:rsid w:val="00C5181C"/>
    <w:rsid w:val="00C52763"/>
    <w:rsid w:val="00C53A59"/>
    <w:rsid w:val="00C53B31"/>
    <w:rsid w:val="00C5423E"/>
    <w:rsid w:val="00C55820"/>
    <w:rsid w:val="00C55D57"/>
    <w:rsid w:val="00C579E7"/>
    <w:rsid w:val="00C606D4"/>
    <w:rsid w:val="00C615DB"/>
    <w:rsid w:val="00C61976"/>
    <w:rsid w:val="00C62754"/>
    <w:rsid w:val="00C62C6B"/>
    <w:rsid w:val="00C62E97"/>
    <w:rsid w:val="00C64286"/>
    <w:rsid w:val="00C652D7"/>
    <w:rsid w:val="00C675F9"/>
    <w:rsid w:val="00C67827"/>
    <w:rsid w:val="00C67965"/>
    <w:rsid w:val="00C67C76"/>
    <w:rsid w:val="00C7016A"/>
    <w:rsid w:val="00C71558"/>
    <w:rsid w:val="00C71B5F"/>
    <w:rsid w:val="00C7248F"/>
    <w:rsid w:val="00C72FAB"/>
    <w:rsid w:val="00C73E29"/>
    <w:rsid w:val="00C74117"/>
    <w:rsid w:val="00C76580"/>
    <w:rsid w:val="00C7674A"/>
    <w:rsid w:val="00C771D4"/>
    <w:rsid w:val="00C774C8"/>
    <w:rsid w:val="00C77F04"/>
    <w:rsid w:val="00C822AF"/>
    <w:rsid w:val="00C84AAC"/>
    <w:rsid w:val="00C850C8"/>
    <w:rsid w:val="00C853E7"/>
    <w:rsid w:val="00C8581B"/>
    <w:rsid w:val="00C85CE6"/>
    <w:rsid w:val="00C876FC"/>
    <w:rsid w:val="00C87CC9"/>
    <w:rsid w:val="00C87E30"/>
    <w:rsid w:val="00C90428"/>
    <w:rsid w:val="00C909BC"/>
    <w:rsid w:val="00C93721"/>
    <w:rsid w:val="00C93DB3"/>
    <w:rsid w:val="00C9472A"/>
    <w:rsid w:val="00C9534C"/>
    <w:rsid w:val="00C95C6E"/>
    <w:rsid w:val="00C96C07"/>
    <w:rsid w:val="00CA17C5"/>
    <w:rsid w:val="00CA23F5"/>
    <w:rsid w:val="00CA536F"/>
    <w:rsid w:val="00CA608C"/>
    <w:rsid w:val="00CA76DC"/>
    <w:rsid w:val="00CB0D23"/>
    <w:rsid w:val="00CB409C"/>
    <w:rsid w:val="00CB5B43"/>
    <w:rsid w:val="00CB61F3"/>
    <w:rsid w:val="00CB6709"/>
    <w:rsid w:val="00CB6AF7"/>
    <w:rsid w:val="00CC2FE0"/>
    <w:rsid w:val="00CC3FDF"/>
    <w:rsid w:val="00CC427D"/>
    <w:rsid w:val="00CC4288"/>
    <w:rsid w:val="00CC4494"/>
    <w:rsid w:val="00CC51A2"/>
    <w:rsid w:val="00CC5A12"/>
    <w:rsid w:val="00CC5CC2"/>
    <w:rsid w:val="00CC759B"/>
    <w:rsid w:val="00CD0AF7"/>
    <w:rsid w:val="00CD0B5F"/>
    <w:rsid w:val="00CD1E17"/>
    <w:rsid w:val="00CD1F0F"/>
    <w:rsid w:val="00CD1FB9"/>
    <w:rsid w:val="00CD290B"/>
    <w:rsid w:val="00CD3C2D"/>
    <w:rsid w:val="00CD4663"/>
    <w:rsid w:val="00CD6662"/>
    <w:rsid w:val="00CD6E34"/>
    <w:rsid w:val="00CD719D"/>
    <w:rsid w:val="00CE31A8"/>
    <w:rsid w:val="00CE36FD"/>
    <w:rsid w:val="00CE4895"/>
    <w:rsid w:val="00CE4DCF"/>
    <w:rsid w:val="00CE511C"/>
    <w:rsid w:val="00CE5482"/>
    <w:rsid w:val="00CE55B9"/>
    <w:rsid w:val="00CE6060"/>
    <w:rsid w:val="00CE752A"/>
    <w:rsid w:val="00CF1A80"/>
    <w:rsid w:val="00CF2B1E"/>
    <w:rsid w:val="00CF39D4"/>
    <w:rsid w:val="00CF418E"/>
    <w:rsid w:val="00CF42E0"/>
    <w:rsid w:val="00CF44B5"/>
    <w:rsid w:val="00CF47EA"/>
    <w:rsid w:val="00CF7251"/>
    <w:rsid w:val="00CF77B2"/>
    <w:rsid w:val="00CF7C20"/>
    <w:rsid w:val="00D01ACF"/>
    <w:rsid w:val="00D036B1"/>
    <w:rsid w:val="00D04103"/>
    <w:rsid w:val="00D04687"/>
    <w:rsid w:val="00D05E9C"/>
    <w:rsid w:val="00D10D95"/>
    <w:rsid w:val="00D12178"/>
    <w:rsid w:val="00D121EC"/>
    <w:rsid w:val="00D12340"/>
    <w:rsid w:val="00D13636"/>
    <w:rsid w:val="00D15451"/>
    <w:rsid w:val="00D16DE8"/>
    <w:rsid w:val="00D17DB6"/>
    <w:rsid w:val="00D214B6"/>
    <w:rsid w:val="00D2327E"/>
    <w:rsid w:val="00D24A2A"/>
    <w:rsid w:val="00D24AA4"/>
    <w:rsid w:val="00D24FBF"/>
    <w:rsid w:val="00D2646C"/>
    <w:rsid w:val="00D26596"/>
    <w:rsid w:val="00D26848"/>
    <w:rsid w:val="00D31A9F"/>
    <w:rsid w:val="00D31E50"/>
    <w:rsid w:val="00D31EBA"/>
    <w:rsid w:val="00D3416E"/>
    <w:rsid w:val="00D341FA"/>
    <w:rsid w:val="00D3440C"/>
    <w:rsid w:val="00D34435"/>
    <w:rsid w:val="00D34E48"/>
    <w:rsid w:val="00D35146"/>
    <w:rsid w:val="00D3615A"/>
    <w:rsid w:val="00D36F31"/>
    <w:rsid w:val="00D373AE"/>
    <w:rsid w:val="00D3741F"/>
    <w:rsid w:val="00D37EA9"/>
    <w:rsid w:val="00D42D58"/>
    <w:rsid w:val="00D44115"/>
    <w:rsid w:val="00D44C34"/>
    <w:rsid w:val="00D4513B"/>
    <w:rsid w:val="00D46740"/>
    <w:rsid w:val="00D47618"/>
    <w:rsid w:val="00D47AB1"/>
    <w:rsid w:val="00D47BCC"/>
    <w:rsid w:val="00D47D4C"/>
    <w:rsid w:val="00D55CE7"/>
    <w:rsid w:val="00D56F6E"/>
    <w:rsid w:val="00D60056"/>
    <w:rsid w:val="00D60F68"/>
    <w:rsid w:val="00D61312"/>
    <w:rsid w:val="00D636C3"/>
    <w:rsid w:val="00D658B3"/>
    <w:rsid w:val="00D66530"/>
    <w:rsid w:val="00D6662E"/>
    <w:rsid w:val="00D66F29"/>
    <w:rsid w:val="00D70EDE"/>
    <w:rsid w:val="00D70F33"/>
    <w:rsid w:val="00D721AB"/>
    <w:rsid w:val="00D74B48"/>
    <w:rsid w:val="00D74E43"/>
    <w:rsid w:val="00D807B5"/>
    <w:rsid w:val="00D80D4A"/>
    <w:rsid w:val="00D81514"/>
    <w:rsid w:val="00D81988"/>
    <w:rsid w:val="00D81FF6"/>
    <w:rsid w:val="00D83079"/>
    <w:rsid w:val="00D830E0"/>
    <w:rsid w:val="00D838D1"/>
    <w:rsid w:val="00D857C7"/>
    <w:rsid w:val="00D90978"/>
    <w:rsid w:val="00D90D6A"/>
    <w:rsid w:val="00D9290D"/>
    <w:rsid w:val="00D95215"/>
    <w:rsid w:val="00D96210"/>
    <w:rsid w:val="00D96B59"/>
    <w:rsid w:val="00D973AE"/>
    <w:rsid w:val="00D97A62"/>
    <w:rsid w:val="00DA1F62"/>
    <w:rsid w:val="00DA253B"/>
    <w:rsid w:val="00DA2D91"/>
    <w:rsid w:val="00DA3AE3"/>
    <w:rsid w:val="00DA5495"/>
    <w:rsid w:val="00DA7FED"/>
    <w:rsid w:val="00DB14E4"/>
    <w:rsid w:val="00DB2FF0"/>
    <w:rsid w:val="00DB463B"/>
    <w:rsid w:val="00DB4A89"/>
    <w:rsid w:val="00DB574E"/>
    <w:rsid w:val="00DC0393"/>
    <w:rsid w:val="00DC0853"/>
    <w:rsid w:val="00DC112E"/>
    <w:rsid w:val="00DC164C"/>
    <w:rsid w:val="00DC182E"/>
    <w:rsid w:val="00DC1C49"/>
    <w:rsid w:val="00DC1CEC"/>
    <w:rsid w:val="00DC35C1"/>
    <w:rsid w:val="00DC35C7"/>
    <w:rsid w:val="00DC404C"/>
    <w:rsid w:val="00DC4B20"/>
    <w:rsid w:val="00DC4DC0"/>
    <w:rsid w:val="00DC4FC9"/>
    <w:rsid w:val="00DC503D"/>
    <w:rsid w:val="00DC6CCC"/>
    <w:rsid w:val="00DD03D9"/>
    <w:rsid w:val="00DD0E2E"/>
    <w:rsid w:val="00DD17B8"/>
    <w:rsid w:val="00DD2254"/>
    <w:rsid w:val="00DD2A36"/>
    <w:rsid w:val="00DD2A87"/>
    <w:rsid w:val="00DD476E"/>
    <w:rsid w:val="00DD5335"/>
    <w:rsid w:val="00DD6664"/>
    <w:rsid w:val="00DE0E76"/>
    <w:rsid w:val="00DE3EDB"/>
    <w:rsid w:val="00DE45DA"/>
    <w:rsid w:val="00DE4EA3"/>
    <w:rsid w:val="00DE513F"/>
    <w:rsid w:val="00DE6D9E"/>
    <w:rsid w:val="00DE6FFC"/>
    <w:rsid w:val="00DE7E63"/>
    <w:rsid w:val="00DF0E97"/>
    <w:rsid w:val="00DF20D8"/>
    <w:rsid w:val="00DF3950"/>
    <w:rsid w:val="00DF3982"/>
    <w:rsid w:val="00DF51E4"/>
    <w:rsid w:val="00DF5814"/>
    <w:rsid w:val="00DF594E"/>
    <w:rsid w:val="00DF624C"/>
    <w:rsid w:val="00DF68C6"/>
    <w:rsid w:val="00DF6917"/>
    <w:rsid w:val="00DF7A01"/>
    <w:rsid w:val="00DF7A90"/>
    <w:rsid w:val="00E00A06"/>
    <w:rsid w:val="00E00BE3"/>
    <w:rsid w:val="00E01055"/>
    <w:rsid w:val="00E014C6"/>
    <w:rsid w:val="00E016B0"/>
    <w:rsid w:val="00E02C1D"/>
    <w:rsid w:val="00E04496"/>
    <w:rsid w:val="00E064FA"/>
    <w:rsid w:val="00E128E6"/>
    <w:rsid w:val="00E12A52"/>
    <w:rsid w:val="00E13433"/>
    <w:rsid w:val="00E13CDC"/>
    <w:rsid w:val="00E16187"/>
    <w:rsid w:val="00E172AD"/>
    <w:rsid w:val="00E203D2"/>
    <w:rsid w:val="00E206B1"/>
    <w:rsid w:val="00E2099F"/>
    <w:rsid w:val="00E2212F"/>
    <w:rsid w:val="00E238F9"/>
    <w:rsid w:val="00E251A9"/>
    <w:rsid w:val="00E251D2"/>
    <w:rsid w:val="00E256FA"/>
    <w:rsid w:val="00E25D97"/>
    <w:rsid w:val="00E26B6D"/>
    <w:rsid w:val="00E270D5"/>
    <w:rsid w:val="00E2713E"/>
    <w:rsid w:val="00E27659"/>
    <w:rsid w:val="00E27AAE"/>
    <w:rsid w:val="00E320C3"/>
    <w:rsid w:val="00E32DF6"/>
    <w:rsid w:val="00E32FD4"/>
    <w:rsid w:val="00E3562B"/>
    <w:rsid w:val="00E36BC9"/>
    <w:rsid w:val="00E36E10"/>
    <w:rsid w:val="00E37DA8"/>
    <w:rsid w:val="00E400CF"/>
    <w:rsid w:val="00E444AE"/>
    <w:rsid w:val="00E4588E"/>
    <w:rsid w:val="00E45DED"/>
    <w:rsid w:val="00E5127B"/>
    <w:rsid w:val="00E51A8E"/>
    <w:rsid w:val="00E51B27"/>
    <w:rsid w:val="00E54525"/>
    <w:rsid w:val="00E546D2"/>
    <w:rsid w:val="00E54979"/>
    <w:rsid w:val="00E57819"/>
    <w:rsid w:val="00E6053B"/>
    <w:rsid w:val="00E606DA"/>
    <w:rsid w:val="00E62B9A"/>
    <w:rsid w:val="00E6621C"/>
    <w:rsid w:val="00E665E7"/>
    <w:rsid w:val="00E66D53"/>
    <w:rsid w:val="00E67DBE"/>
    <w:rsid w:val="00E70830"/>
    <w:rsid w:val="00E715C0"/>
    <w:rsid w:val="00E717F1"/>
    <w:rsid w:val="00E71D5C"/>
    <w:rsid w:val="00E71DAD"/>
    <w:rsid w:val="00E71DD9"/>
    <w:rsid w:val="00E740A3"/>
    <w:rsid w:val="00E74EB4"/>
    <w:rsid w:val="00E74F5C"/>
    <w:rsid w:val="00E7506E"/>
    <w:rsid w:val="00E75492"/>
    <w:rsid w:val="00E76585"/>
    <w:rsid w:val="00E7750F"/>
    <w:rsid w:val="00E77A88"/>
    <w:rsid w:val="00E82E64"/>
    <w:rsid w:val="00E83192"/>
    <w:rsid w:val="00E834D5"/>
    <w:rsid w:val="00E835B6"/>
    <w:rsid w:val="00E83AD5"/>
    <w:rsid w:val="00E8418D"/>
    <w:rsid w:val="00E84F8A"/>
    <w:rsid w:val="00E85C10"/>
    <w:rsid w:val="00E861A8"/>
    <w:rsid w:val="00E8715D"/>
    <w:rsid w:val="00E87E12"/>
    <w:rsid w:val="00E9244A"/>
    <w:rsid w:val="00E93584"/>
    <w:rsid w:val="00E943FF"/>
    <w:rsid w:val="00E950AA"/>
    <w:rsid w:val="00E9731C"/>
    <w:rsid w:val="00E97FB6"/>
    <w:rsid w:val="00EA0B4A"/>
    <w:rsid w:val="00EA18AE"/>
    <w:rsid w:val="00EA33FF"/>
    <w:rsid w:val="00EA35A1"/>
    <w:rsid w:val="00EA5852"/>
    <w:rsid w:val="00EA66F8"/>
    <w:rsid w:val="00EA6BE2"/>
    <w:rsid w:val="00EA7AB0"/>
    <w:rsid w:val="00EB0553"/>
    <w:rsid w:val="00EB0977"/>
    <w:rsid w:val="00EB1060"/>
    <w:rsid w:val="00EB13C5"/>
    <w:rsid w:val="00EB1A13"/>
    <w:rsid w:val="00EB2E12"/>
    <w:rsid w:val="00EB3F7D"/>
    <w:rsid w:val="00EB434C"/>
    <w:rsid w:val="00EB49FA"/>
    <w:rsid w:val="00EB53FA"/>
    <w:rsid w:val="00EB5498"/>
    <w:rsid w:val="00EB5854"/>
    <w:rsid w:val="00EB5A52"/>
    <w:rsid w:val="00EB6507"/>
    <w:rsid w:val="00EB6A23"/>
    <w:rsid w:val="00EB72D2"/>
    <w:rsid w:val="00EC4A02"/>
    <w:rsid w:val="00EC4D39"/>
    <w:rsid w:val="00EC512D"/>
    <w:rsid w:val="00EC5E10"/>
    <w:rsid w:val="00EC5E64"/>
    <w:rsid w:val="00EC640F"/>
    <w:rsid w:val="00EC7DCB"/>
    <w:rsid w:val="00ED0D1C"/>
    <w:rsid w:val="00ED12A3"/>
    <w:rsid w:val="00ED2F59"/>
    <w:rsid w:val="00ED32C4"/>
    <w:rsid w:val="00ED37C1"/>
    <w:rsid w:val="00ED384C"/>
    <w:rsid w:val="00ED4387"/>
    <w:rsid w:val="00ED53D3"/>
    <w:rsid w:val="00ED55C7"/>
    <w:rsid w:val="00ED682A"/>
    <w:rsid w:val="00ED6CD6"/>
    <w:rsid w:val="00EE0EFF"/>
    <w:rsid w:val="00EE2C66"/>
    <w:rsid w:val="00EE3045"/>
    <w:rsid w:val="00EE4EB1"/>
    <w:rsid w:val="00EE6404"/>
    <w:rsid w:val="00EF00F8"/>
    <w:rsid w:val="00EF03F0"/>
    <w:rsid w:val="00EF0990"/>
    <w:rsid w:val="00EF12BB"/>
    <w:rsid w:val="00EF1836"/>
    <w:rsid w:val="00EF3107"/>
    <w:rsid w:val="00EF4439"/>
    <w:rsid w:val="00EF50AA"/>
    <w:rsid w:val="00EF7126"/>
    <w:rsid w:val="00F00321"/>
    <w:rsid w:val="00F0404F"/>
    <w:rsid w:val="00F053FD"/>
    <w:rsid w:val="00F05F3B"/>
    <w:rsid w:val="00F0655C"/>
    <w:rsid w:val="00F06E88"/>
    <w:rsid w:val="00F071FB"/>
    <w:rsid w:val="00F0743C"/>
    <w:rsid w:val="00F0755A"/>
    <w:rsid w:val="00F075A3"/>
    <w:rsid w:val="00F07F37"/>
    <w:rsid w:val="00F10C4D"/>
    <w:rsid w:val="00F11A6B"/>
    <w:rsid w:val="00F11E0D"/>
    <w:rsid w:val="00F13DDE"/>
    <w:rsid w:val="00F14BEB"/>
    <w:rsid w:val="00F15911"/>
    <w:rsid w:val="00F15B47"/>
    <w:rsid w:val="00F16C84"/>
    <w:rsid w:val="00F22DBF"/>
    <w:rsid w:val="00F236F6"/>
    <w:rsid w:val="00F24E1C"/>
    <w:rsid w:val="00F2664D"/>
    <w:rsid w:val="00F30418"/>
    <w:rsid w:val="00F3184E"/>
    <w:rsid w:val="00F3215E"/>
    <w:rsid w:val="00F3231F"/>
    <w:rsid w:val="00F32F21"/>
    <w:rsid w:val="00F3321D"/>
    <w:rsid w:val="00F34617"/>
    <w:rsid w:val="00F346B5"/>
    <w:rsid w:val="00F34EAE"/>
    <w:rsid w:val="00F363DC"/>
    <w:rsid w:val="00F37A68"/>
    <w:rsid w:val="00F37AB7"/>
    <w:rsid w:val="00F400AD"/>
    <w:rsid w:val="00F405F4"/>
    <w:rsid w:val="00F41B79"/>
    <w:rsid w:val="00F41CC2"/>
    <w:rsid w:val="00F420E7"/>
    <w:rsid w:val="00F47784"/>
    <w:rsid w:val="00F50508"/>
    <w:rsid w:val="00F5111D"/>
    <w:rsid w:val="00F527E7"/>
    <w:rsid w:val="00F52D73"/>
    <w:rsid w:val="00F5318F"/>
    <w:rsid w:val="00F54374"/>
    <w:rsid w:val="00F547C8"/>
    <w:rsid w:val="00F5530E"/>
    <w:rsid w:val="00F56734"/>
    <w:rsid w:val="00F56C1C"/>
    <w:rsid w:val="00F56D15"/>
    <w:rsid w:val="00F577FB"/>
    <w:rsid w:val="00F612E1"/>
    <w:rsid w:val="00F6143F"/>
    <w:rsid w:val="00F6148A"/>
    <w:rsid w:val="00F614C7"/>
    <w:rsid w:val="00F62028"/>
    <w:rsid w:val="00F65834"/>
    <w:rsid w:val="00F65FE2"/>
    <w:rsid w:val="00F6627F"/>
    <w:rsid w:val="00F66B6F"/>
    <w:rsid w:val="00F70286"/>
    <w:rsid w:val="00F7074F"/>
    <w:rsid w:val="00F70F6B"/>
    <w:rsid w:val="00F7236E"/>
    <w:rsid w:val="00F72D52"/>
    <w:rsid w:val="00F74DA3"/>
    <w:rsid w:val="00F75CEF"/>
    <w:rsid w:val="00F75D0D"/>
    <w:rsid w:val="00F7665C"/>
    <w:rsid w:val="00F76869"/>
    <w:rsid w:val="00F76E08"/>
    <w:rsid w:val="00F80568"/>
    <w:rsid w:val="00F807CB"/>
    <w:rsid w:val="00F81441"/>
    <w:rsid w:val="00F8173B"/>
    <w:rsid w:val="00F82254"/>
    <w:rsid w:val="00F83AAE"/>
    <w:rsid w:val="00F83B5F"/>
    <w:rsid w:val="00F842CA"/>
    <w:rsid w:val="00F86358"/>
    <w:rsid w:val="00F875E2"/>
    <w:rsid w:val="00F903B4"/>
    <w:rsid w:val="00F91B9F"/>
    <w:rsid w:val="00F91DFA"/>
    <w:rsid w:val="00F9409B"/>
    <w:rsid w:val="00F94BCF"/>
    <w:rsid w:val="00F95288"/>
    <w:rsid w:val="00F954BF"/>
    <w:rsid w:val="00F9560F"/>
    <w:rsid w:val="00F95657"/>
    <w:rsid w:val="00F9587F"/>
    <w:rsid w:val="00F9625D"/>
    <w:rsid w:val="00F96640"/>
    <w:rsid w:val="00F96C22"/>
    <w:rsid w:val="00F9791B"/>
    <w:rsid w:val="00FA0695"/>
    <w:rsid w:val="00FA0AD4"/>
    <w:rsid w:val="00FA14BD"/>
    <w:rsid w:val="00FA1700"/>
    <w:rsid w:val="00FA313D"/>
    <w:rsid w:val="00FA56E5"/>
    <w:rsid w:val="00FA5BCB"/>
    <w:rsid w:val="00FA6609"/>
    <w:rsid w:val="00FA7AE3"/>
    <w:rsid w:val="00FB0CF4"/>
    <w:rsid w:val="00FB1508"/>
    <w:rsid w:val="00FB2AFC"/>
    <w:rsid w:val="00FB3201"/>
    <w:rsid w:val="00FB33C8"/>
    <w:rsid w:val="00FB371A"/>
    <w:rsid w:val="00FB535D"/>
    <w:rsid w:val="00FB5F79"/>
    <w:rsid w:val="00FB7A39"/>
    <w:rsid w:val="00FC0E1D"/>
    <w:rsid w:val="00FC2DB1"/>
    <w:rsid w:val="00FC2F80"/>
    <w:rsid w:val="00FC3633"/>
    <w:rsid w:val="00FC3A25"/>
    <w:rsid w:val="00FC493B"/>
    <w:rsid w:val="00FC53DA"/>
    <w:rsid w:val="00FC5FBC"/>
    <w:rsid w:val="00FC6B10"/>
    <w:rsid w:val="00FC6EF1"/>
    <w:rsid w:val="00FC7A63"/>
    <w:rsid w:val="00FD0581"/>
    <w:rsid w:val="00FD16A9"/>
    <w:rsid w:val="00FD18BC"/>
    <w:rsid w:val="00FD18F0"/>
    <w:rsid w:val="00FD1E17"/>
    <w:rsid w:val="00FD20D2"/>
    <w:rsid w:val="00FD2AB7"/>
    <w:rsid w:val="00FD2AF4"/>
    <w:rsid w:val="00FD2B05"/>
    <w:rsid w:val="00FD3AB3"/>
    <w:rsid w:val="00FD4394"/>
    <w:rsid w:val="00FD4934"/>
    <w:rsid w:val="00FD4969"/>
    <w:rsid w:val="00FE0B14"/>
    <w:rsid w:val="00FE1825"/>
    <w:rsid w:val="00FE2A97"/>
    <w:rsid w:val="00FE3D71"/>
    <w:rsid w:val="00FE4758"/>
    <w:rsid w:val="00FE478F"/>
    <w:rsid w:val="00FE6BFC"/>
    <w:rsid w:val="00FE7BDE"/>
    <w:rsid w:val="00FF004E"/>
    <w:rsid w:val="00FF0371"/>
    <w:rsid w:val="00FF0E35"/>
    <w:rsid w:val="00FF0F4A"/>
    <w:rsid w:val="00FF1614"/>
    <w:rsid w:val="00FF2241"/>
    <w:rsid w:val="00FF2384"/>
    <w:rsid w:val="00FF5B3D"/>
    <w:rsid w:val="00FF7CCA"/>
    <w:rsid w:val="01D2F4CC"/>
    <w:rsid w:val="08A2BD19"/>
    <w:rsid w:val="0F6DC009"/>
    <w:rsid w:val="1A176374"/>
    <w:rsid w:val="1CCEDBDC"/>
    <w:rsid w:val="1CDDEBA4"/>
    <w:rsid w:val="1E710531"/>
    <w:rsid w:val="1F85DD0C"/>
    <w:rsid w:val="20341198"/>
    <w:rsid w:val="20CBE04E"/>
    <w:rsid w:val="22D8435F"/>
    <w:rsid w:val="2C9C7BE7"/>
    <w:rsid w:val="3A2D57C3"/>
    <w:rsid w:val="3A75B24E"/>
    <w:rsid w:val="3C3FAF21"/>
    <w:rsid w:val="3CF0D905"/>
    <w:rsid w:val="3D9FD6DF"/>
    <w:rsid w:val="4020F1E3"/>
    <w:rsid w:val="42116073"/>
    <w:rsid w:val="4822E752"/>
    <w:rsid w:val="488CEF38"/>
    <w:rsid w:val="4AD06860"/>
    <w:rsid w:val="4B598BF5"/>
    <w:rsid w:val="528DCC82"/>
    <w:rsid w:val="555BCB00"/>
    <w:rsid w:val="5CDA9EA3"/>
    <w:rsid w:val="5D475B94"/>
    <w:rsid w:val="5DF5F4C7"/>
    <w:rsid w:val="5E80DEC4"/>
    <w:rsid w:val="5EBE80A0"/>
    <w:rsid w:val="5FB27569"/>
    <w:rsid w:val="6061416D"/>
    <w:rsid w:val="61CEB28B"/>
    <w:rsid w:val="64B9D47A"/>
    <w:rsid w:val="6563767A"/>
    <w:rsid w:val="65D4D373"/>
    <w:rsid w:val="66154DCF"/>
    <w:rsid w:val="668A5D12"/>
    <w:rsid w:val="688847D3"/>
    <w:rsid w:val="69B4B474"/>
    <w:rsid w:val="6B102072"/>
    <w:rsid w:val="6F06CBF0"/>
    <w:rsid w:val="704F2D12"/>
    <w:rsid w:val="72C13753"/>
    <w:rsid w:val="7A58F401"/>
    <w:rsid w:val="7E4ED536"/>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3B0753F"/>
  <w15:docId w15:val="{C7D60AC5-9968-4E80-A5F9-AC8CE983916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PMingLiU"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semiHidden="1" w:unhideWhenUsed="1" w:qFormat="1"/>
    <w:lsdException w:name="heading 3" w:locked="1" w:uiPriority="9" w:semiHidden="1" w:unhideWhenUsed="1" w:qFormat="1"/>
    <w:lsdException w:name="heading 4" w:locked="1" w:uiPriority="9" w:semiHidden="1" w:unhideWhenUsed="1" w:qFormat="1"/>
    <w:lsdException w:name="heading 5" w:locked="1" w:uiPriority="9"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99" w:semiHidden="1" w:unhideWhenUsed="1"/>
    <w:lsdException w:name="annotation reference" w:semiHidden="1" w:unhideWhenUsed="1"/>
    <w:lsdException w:name="line number" w:uiPriority="99" w:semiHidden="1" w:unhideWhenUsed="1"/>
    <w:lsdException w:name="page number" w:uiPriority="99" w:semiHidden="1" w:unhideWhenUsed="1"/>
    <w:lsdException w:name="endnote reference" w:locked="1" w:uiPriority="99" w:semiHidden="1" w:unhideWhenUsed="1"/>
    <w:lsdException w:name="endnote text" w:locked="1" w:uiPriority="99"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uiPriority="99"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uiPriority="99"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586A35"/>
    <w:pPr>
      <w:spacing w:line="264" w:lineRule="auto"/>
      <w:jc w:val="both"/>
    </w:pPr>
    <w:rPr>
      <w:rFonts w:ascii="Linux Libertine" w:hAnsi="Linux Libertine" w:eastAsiaTheme="minorHAnsi"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hAnsiTheme="majorHAnsi" w:eastAsiaTheme="majorEastAsia"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hAnsiTheme="majorHAnsi" w:eastAsiaTheme="majorEastAsia"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hAnsiTheme="majorHAnsi" w:eastAsiaTheme="majorEastAsia"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hAnsiTheme="majorHAnsi" w:eastAsiaTheme="majorEastAsia"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hAnsi="Times New Roman" w:eastAsia="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hAnsi="Times New Roman" w:eastAsia="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hAnsi="Times New Roman" w:eastAsia="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hAnsi="Times New Roman" w:eastAsia="Times New Roman" w:cs="Arial"/>
      <w:i/>
      <w:sz w:val="24"/>
      <w:lang w:val="en-GB" w:bidi="ar-DZ"/>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styleId="BalloonTextChar" w:customStyle="1">
    <w:name w:val="Balloon Text Char"/>
    <w:basedOn w:val="DefaultParagraphFont"/>
    <w:link w:val="BalloonText"/>
    <w:semiHidden/>
    <w:locked/>
    <w:rsid w:val="00586A35"/>
    <w:rPr>
      <w:rFonts w:ascii="Tahoma" w:hAnsi="Tahoma" w:cs="Tahoma" w:eastAsiaTheme="minorHAnsi"/>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styleId="HeaderChar" w:customStyle="1">
    <w:name w:val="Header Char"/>
    <w:basedOn w:val="DefaultParagraphFont"/>
    <w:link w:val="Header"/>
    <w:semiHidden/>
    <w:locked/>
    <w:rsid w:val="00586A35"/>
    <w:rPr>
      <w:rFonts w:ascii="Linux Libertine" w:hAnsi="Linux Libertine" w:eastAsiaTheme="minorHAnsi"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styleId="FooterChar" w:customStyle="1">
    <w:name w:val="Footer Char"/>
    <w:basedOn w:val="DefaultParagraphFont"/>
    <w:link w:val="Footer"/>
    <w:locked/>
    <w:rsid w:val="00586A35"/>
    <w:rPr>
      <w:rFonts w:ascii="Linux Libertine" w:hAnsi="Linux Libertine" w:eastAsiaTheme="minorHAnsi"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styleId="EndnoteTextChar" w:customStyle="1">
    <w:name w:val="Endnote Text Char"/>
    <w:basedOn w:val="DefaultParagraphFont"/>
    <w:link w:val="EndnoteText"/>
    <w:uiPriority w:val="99"/>
    <w:locked/>
    <w:rsid w:val="00586A35"/>
    <w:rPr>
      <w:rFonts w:ascii="Linux Libertine" w:hAnsi="Linux Libertine" w:eastAsiaTheme="minorHAnsi"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uiPriority w:val="39"/>
    <w:locked/>
    <w:rsid w:val="00586A35"/>
    <w:rPr>
      <w:rFonts w:ascii="Times New Roman" w:hAnsi="Times New Roman" w:eastAsia="Times New Roman" w:cs="Times New Roman"/>
      <w:lang w:val="en-US"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styleId="databold" w:customStyle="1">
    <w:name w:val="data_bold"/>
  </w:style>
  <w:style w:type="character" w:styleId="hps" w:customStyle="1">
    <w:name w:val="hps"/>
  </w:style>
  <w:style w:type="character" w:styleId="volume" w:customStyle="1">
    <w:name w:val="volume"/>
  </w:style>
  <w:style w:type="character" w:styleId="page" w:customStyle="1">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styleId="shorttext" w:customStyle="1">
    <w:name w:val="short_text"/>
  </w:style>
  <w:style w:type="paragraph" w:styleId="Sfondoacolori-Colore11" w:customStyle="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styleId="CommentTextChar" w:customStyle="1">
    <w:name w:val="Comment Text Char"/>
    <w:basedOn w:val="DefaultParagraphFont"/>
    <w:link w:val="CommentText"/>
    <w:rsid w:val="00586A35"/>
    <w:rPr>
      <w:rFonts w:ascii="Linux Libertine" w:hAnsi="Linux Libertine" w:eastAsiaTheme="minorHAnsi"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styleId="CommentSubjectChar" w:customStyle="1">
    <w:name w:val="Comment Subject Char"/>
    <w:basedOn w:val="CommentTextChar"/>
    <w:link w:val="CommentSubject"/>
    <w:rsid w:val="00586A35"/>
    <w:rPr>
      <w:rFonts w:ascii="Linux Libertine" w:hAnsi="Linux Libertine" w:eastAsiaTheme="minorHAnsi" w:cstheme="minorBidi"/>
      <w:b/>
      <w:bCs/>
      <w:szCs w:val="22"/>
      <w:lang w:val="en-US" w:eastAsia="en-US"/>
    </w:rPr>
  </w:style>
  <w:style w:type="character" w:styleId="meta-value" w:customStyle="1">
    <w:name w:val="meta-value"/>
  </w:style>
  <w:style w:type="character" w:styleId="source" w:customStyle="1">
    <w:name w:val="source"/>
  </w:style>
  <w:style w:type="character" w:styleId="Strong">
    <w:name w:val="Strong"/>
    <w:basedOn w:val="DefaultParagraphFont"/>
    <w:uiPriority w:val="22"/>
    <w:qFormat/>
    <w:locked/>
    <w:rsid w:val="00586A35"/>
    <w:rPr>
      <w:b/>
      <w:bCs/>
    </w:rPr>
  </w:style>
  <w:style w:type="character" w:styleId="sourcepublicationdate" w:customStyle="1">
    <w:name w:val="sourcepublicationdate"/>
  </w:style>
  <w:style w:type="character" w:styleId="hithilite" w:customStyle="1">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hAnsi="Linux Libertine" w:cs="Linux Libertine" w:eastAsiaTheme="minorHAnsi"/>
      <w:sz w:val="18"/>
      <w:szCs w:val="22"/>
      <w:lang w:val="en-US" w:eastAsia="en-US"/>
    </w:rPr>
  </w:style>
  <w:style w:type="character" w:styleId="Heading1Char" w:customStyle="1">
    <w:name w:val="Heading 1 Char"/>
    <w:basedOn w:val="DefaultParagraphFont"/>
    <w:link w:val="Heading1"/>
    <w:uiPriority w:val="9"/>
    <w:rsid w:val="00586A35"/>
    <w:rPr>
      <w:rFonts w:asciiTheme="majorHAnsi" w:hAnsiTheme="majorHAnsi" w:eastAsiaTheme="majorEastAsia" w:cstheme="majorBidi"/>
      <w:b/>
      <w:bCs/>
      <w:color w:val="365F91" w:themeColor="accent1" w:themeShade="BF"/>
      <w:sz w:val="28"/>
      <w:szCs w:val="28"/>
      <w:lang w:val="en-US" w:eastAsia="en-US"/>
    </w:rPr>
  </w:style>
  <w:style w:type="character" w:styleId="Heading2Char" w:customStyle="1">
    <w:name w:val="Heading 2 Char"/>
    <w:basedOn w:val="DefaultParagraphFont"/>
    <w:link w:val="Heading2"/>
    <w:uiPriority w:val="9"/>
    <w:rsid w:val="00586A35"/>
    <w:rPr>
      <w:rFonts w:asciiTheme="majorHAnsi" w:hAnsiTheme="majorHAnsi" w:eastAsiaTheme="majorEastAsia" w:cstheme="majorBidi"/>
      <w:b/>
      <w:bCs/>
      <w:color w:val="0070C0"/>
      <w:sz w:val="26"/>
      <w:szCs w:val="26"/>
      <w:lang w:val="en-US" w:eastAsia="en-US"/>
    </w:rPr>
  </w:style>
  <w:style w:type="character" w:styleId="Heading3Char" w:customStyle="1">
    <w:name w:val="Heading 3 Char"/>
    <w:basedOn w:val="DefaultParagraphFont"/>
    <w:link w:val="Heading3"/>
    <w:uiPriority w:val="9"/>
    <w:rsid w:val="00586A35"/>
    <w:rPr>
      <w:rFonts w:asciiTheme="majorHAnsi" w:hAnsiTheme="majorHAnsi" w:eastAsiaTheme="majorEastAsia" w:cstheme="majorBidi"/>
      <w:b/>
      <w:bCs/>
      <w:color w:val="943634" w:themeColor="accent2" w:themeShade="BF"/>
      <w:sz w:val="18"/>
      <w:szCs w:val="22"/>
      <w:lang w:val="en-US" w:eastAsia="en-US"/>
    </w:rPr>
  </w:style>
  <w:style w:type="character" w:styleId="Heading4Char" w:customStyle="1">
    <w:name w:val="Heading 4 Char"/>
    <w:basedOn w:val="DefaultParagraphFont"/>
    <w:link w:val="Heading4"/>
    <w:uiPriority w:val="9"/>
    <w:rsid w:val="00586A35"/>
    <w:rPr>
      <w:rFonts w:asciiTheme="majorHAnsi" w:hAnsiTheme="majorHAnsi" w:eastAsiaTheme="majorEastAsia" w:cstheme="majorBidi"/>
      <w:bCs/>
      <w:i/>
      <w:iCs/>
      <w:color w:val="943634" w:themeColor="accent2" w:themeShade="BF"/>
      <w:sz w:val="18"/>
      <w:szCs w:val="22"/>
      <w:lang w:val="en-US" w:eastAsia="en-US"/>
    </w:rPr>
  </w:style>
  <w:style w:type="character" w:styleId="Heading5Char" w:customStyle="1">
    <w:name w:val="Heading 5 Char"/>
    <w:basedOn w:val="DefaultParagraphFont"/>
    <w:link w:val="Heading5"/>
    <w:uiPriority w:val="9"/>
    <w:rsid w:val="00586A35"/>
    <w:rPr>
      <w:rFonts w:asciiTheme="majorHAnsi" w:hAnsiTheme="majorHAnsi" w:eastAsiaTheme="majorEastAsia" w:cstheme="majorBidi"/>
      <w:b/>
      <w:color w:val="4F6228" w:themeColor="accent3" w:themeShade="80"/>
      <w:szCs w:val="22"/>
      <w:lang w:val="en-US" w:eastAsia="en-US"/>
    </w:rPr>
  </w:style>
  <w:style w:type="character" w:styleId="Heading6Char" w:customStyle="1">
    <w:name w:val="Heading 6 Char"/>
    <w:basedOn w:val="DefaultParagraphFont"/>
    <w:link w:val="Heading6"/>
    <w:rsid w:val="00586A35"/>
    <w:rPr>
      <w:rFonts w:ascii="Times New Roman" w:hAnsi="Times New Roman" w:eastAsia="Times New Roman" w:cstheme="minorBidi"/>
      <w:bCs/>
      <w:sz w:val="24"/>
      <w:szCs w:val="22"/>
      <w:lang w:val="en-GB" w:eastAsia="en-US" w:bidi="ar-DZ"/>
    </w:rPr>
  </w:style>
  <w:style w:type="character" w:styleId="Heading7Char" w:customStyle="1">
    <w:name w:val="Heading 7 Char"/>
    <w:basedOn w:val="DefaultParagraphFont"/>
    <w:link w:val="Heading7"/>
    <w:rsid w:val="00586A35"/>
    <w:rPr>
      <w:rFonts w:ascii="Times New Roman" w:hAnsi="Times New Roman" w:eastAsia="Times New Roman" w:cstheme="minorBidi"/>
      <w:b/>
      <w:sz w:val="24"/>
      <w:szCs w:val="24"/>
      <w:lang w:val="en-GB" w:eastAsia="en-US" w:bidi="ar-DZ"/>
    </w:rPr>
  </w:style>
  <w:style w:type="character" w:styleId="Heading8Char" w:customStyle="1">
    <w:name w:val="Heading 8 Char"/>
    <w:basedOn w:val="DefaultParagraphFont"/>
    <w:link w:val="Heading8"/>
    <w:rsid w:val="00586A35"/>
    <w:rPr>
      <w:rFonts w:ascii="Times New Roman" w:hAnsi="Times New Roman" w:eastAsia="Times New Roman" w:cstheme="minorBidi"/>
      <w:b/>
      <w:i/>
      <w:iCs/>
      <w:sz w:val="24"/>
      <w:szCs w:val="24"/>
      <w:lang w:val="en-GB" w:eastAsia="en-US" w:bidi="ar-DZ"/>
    </w:rPr>
  </w:style>
  <w:style w:type="character" w:styleId="Heading9Char" w:customStyle="1">
    <w:name w:val="Heading 9 Char"/>
    <w:basedOn w:val="DefaultParagraphFont"/>
    <w:link w:val="Heading9"/>
    <w:rsid w:val="00586A35"/>
    <w:rPr>
      <w:rFonts w:ascii="Times New Roman" w:hAnsi="Times New Roman" w:eastAsia="Times New Roman"/>
      <w:i/>
      <w:sz w:val="24"/>
      <w:szCs w:val="22"/>
      <w:lang w:val="en-GB" w:eastAsia="en-US" w:bidi="ar-DZ"/>
    </w:rPr>
  </w:style>
  <w:style w:type="paragraph" w:styleId="Abstract" w:customStyle="1">
    <w:name w:val="Abstract"/>
    <w:qFormat/>
    <w:rsid w:val="00586A35"/>
    <w:pPr>
      <w:spacing w:before="20" w:after="120" w:line="264" w:lineRule="auto"/>
      <w:jc w:val="both"/>
    </w:pPr>
    <w:rPr>
      <w:rFonts w:ascii="Linux Libertine" w:hAnsi="Linux Libertine" w:eastAsiaTheme="minorHAnsi" w:cstheme="minorBidi"/>
      <w:sz w:val="18"/>
      <w:szCs w:val="22"/>
      <w:lang w:val="en-US" w:eastAsia="en-US"/>
    </w:rPr>
  </w:style>
  <w:style w:type="paragraph" w:styleId="Affiliation" w:customStyle="1">
    <w:name w:val="Affiliation"/>
    <w:autoRedefine/>
    <w:qFormat/>
    <w:rsid w:val="00586A35"/>
    <w:pPr>
      <w:jc w:val="center"/>
    </w:pPr>
    <w:rPr>
      <w:rFonts w:ascii="Linux Libertine" w:hAnsi="Linux Libertine" w:eastAsia="Times New Roman" w:cs="Linux Libertine"/>
      <w:lang w:val="en-US" w:eastAsia="en-US"/>
    </w:rPr>
  </w:style>
  <w:style w:type="paragraph" w:styleId="Appendix" w:customStyle="1">
    <w:name w:val="Appendix"/>
    <w:link w:val="AppendixChar"/>
    <w:qFormat/>
    <w:rsid w:val="00586A35"/>
    <w:pPr>
      <w:spacing w:before="480" w:after="200" w:line="276" w:lineRule="auto"/>
    </w:pPr>
    <w:rPr>
      <w:rFonts w:asciiTheme="majorHAnsi" w:hAnsiTheme="majorHAnsi" w:eastAsiaTheme="minorHAnsi" w:cstheme="minorBidi"/>
      <w:color w:val="1F497D" w:themeColor="text2"/>
      <w:sz w:val="28"/>
      <w:szCs w:val="22"/>
      <w:lang w:val="en-US" w:eastAsia="en-US"/>
    </w:rPr>
  </w:style>
  <w:style w:type="character" w:styleId="DOI" w:customStyle="1">
    <w:name w:val="DOI"/>
    <w:basedOn w:val="DefaultParagraphFont"/>
    <w:uiPriority w:val="1"/>
    <w:qFormat/>
    <w:rsid w:val="00586A35"/>
    <w:rPr>
      <w:color w:val="auto"/>
      <w:bdr w:val="none" w:color="auto" w:sz="0" w:space="0"/>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styleId="Head1" w:customStyle="1">
    <w:name w:val="Head1"/>
    <w:autoRedefine/>
    <w:qFormat/>
    <w:rsid w:val="00586A35"/>
    <w:pPr>
      <w:spacing w:before="220" w:after="80"/>
      <w:ind w:left="280" w:hanging="280"/>
    </w:pPr>
    <w:rPr>
      <w:rFonts w:ascii="Linux Libertine" w:hAnsi="Linux Libertine" w:eastAsia="Times New Roman" w:cs="Linux Libertine"/>
      <w:b/>
      <w:sz w:val="22"/>
      <w:lang w:val="en-US" w:eastAsia="en-US"/>
    </w:rPr>
  </w:style>
  <w:style w:type="paragraph" w:styleId="Head2" w:customStyle="1">
    <w:name w:val="Head2"/>
    <w:autoRedefine/>
    <w:qFormat/>
    <w:rsid w:val="00586A35"/>
    <w:pPr>
      <w:spacing w:before="180" w:after="80"/>
      <w:ind w:left="400" w:hanging="400"/>
    </w:pPr>
    <w:rPr>
      <w:rFonts w:ascii="Linux Libertine" w:hAnsi="Linux Libertine" w:eastAsia="Times New Roman" w:cs="Linux Libertine"/>
      <w:b/>
      <w:sz w:val="22"/>
      <w:lang w:val="en-US" w:eastAsia="en-US"/>
    </w:rPr>
  </w:style>
  <w:style w:type="paragraph" w:styleId="Head3" w:customStyle="1">
    <w:name w:val="Head3"/>
    <w:autoRedefine/>
    <w:qFormat/>
    <w:rsid w:val="00586A35"/>
    <w:pPr>
      <w:spacing w:before="120" w:after="40"/>
      <w:ind w:left="500" w:hanging="500"/>
    </w:pPr>
    <w:rPr>
      <w:rFonts w:ascii="Linux Biolinum" w:hAnsi="Linux Biolinum" w:eastAsia="Times New Roman" w:cs="Times New Roman"/>
      <w:b/>
      <w:sz w:val="18"/>
      <w:lang w:val="en-US" w:eastAsia="en-US"/>
    </w:rPr>
  </w:style>
  <w:style w:type="paragraph" w:styleId="Head4" w:customStyle="1">
    <w:name w:val="Head4"/>
    <w:autoRedefine/>
    <w:qFormat/>
    <w:rsid w:val="00586A35"/>
    <w:pPr>
      <w:spacing w:before="60" w:after="140"/>
      <w:ind w:firstLine="240"/>
    </w:pPr>
    <w:rPr>
      <w:rFonts w:ascii="Linux Libertine" w:hAnsi="Linux Libertine" w:eastAsia="Times New Roman" w:cs="Linux Libertine"/>
      <w:i/>
      <w:sz w:val="18"/>
      <w:lang w:val="en-US" w:eastAsia="en-US"/>
    </w:rPr>
  </w:style>
  <w:style w:type="paragraph" w:styleId="Head5" w:customStyle="1">
    <w:name w:val="Head5"/>
    <w:autoRedefine/>
    <w:qFormat/>
    <w:rsid w:val="00586A35"/>
    <w:pPr>
      <w:spacing w:before="120" w:after="120"/>
    </w:pPr>
    <w:rPr>
      <w:rFonts w:ascii="Linux Biolinum" w:hAnsi="Linux Biolinum" w:eastAsia="Times New Roman" w:cs="Times New Roman"/>
      <w:sz w:val="22"/>
      <w:lang w:val="en-US" w:eastAsia="en-US"/>
    </w:rPr>
  </w:style>
  <w:style w:type="paragraph" w:styleId="History" w:customStyle="1">
    <w:name w:val="History"/>
    <w:basedOn w:val="Normal"/>
    <w:autoRedefine/>
    <w:qFormat/>
    <w:rsid w:val="00586A35"/>
    <w:pPr>
      <w:spacing w:before="120"/>
    </w:pPr>
    <w:rPr>
      <w:rFonts w:cs="Linux Libertine"/>
    </w:rPr>
  </w:style>
  <w:style w:type="paragraph" w:styleId="Titledocument" w:customStyle="1">
    <w:name w:val="Title_document"/>
    <w:autoRedefine/>
    <w:qFormat/>
    <w:rsid w:val="00586A35"/>
    <w:pPr>
      <w:spacing w:before="40" w:after="100"/>
      <w:jc w:val="center"/>
    </w:pPr>
    <w:rPr>
      <w:rFonts w:ascii="Linux Biolinum" w:hAnsi="Linux Biolinum" w:eastAsia="Times New Roman" w:cs="Times New Roman"/>
      <w:b/>
      <w:sz w:val="35"/>
      <w:lang w:val="en-US" w:eastAsia="en-US"/>
    </w:rPr>
  </w:style>
  <w:style w:type="paragraph" w:styleId="programCodedisplay" w:customStyle="1">
    <w:name w:val="programCode_display"/>
    <w:basedOn w:val="Normal"/>
    <w:rsid w:val="00586A35"/>
    <w:rPr>
      <w:rFonts w:ascii="Courier New" w:hAnsi="Courier New" w:eastAsia="Arial Unicode MS" w:cs="Times New Roman"/>
      <w:sz w:val="20"/>
      <w:szCs w:val="20"/>
    </w:rPr>
  </w:style>
  <w:style w:type="character" w:styleId="Publisher" w:customStyle="1">
    <w:name w:val="Publisher"/>
    <w:basedOn w:val="DefaultParagraphFont"/>
    <w:uiPriority w:val="1"/>
    <w:qFormat/>
    <w:rsid w:val="00586A35"/>
    <w:rPr>
      <w:color w:val="auto"/>
      <w:bdr w:val="none" w:color="auto" w:sz="0" w:space="0"/>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styleId="QuoteChar" w:customStyle="1">
    <w:name w:val="Quote Char"/>
    <w:basedOn w:val="DefaultParagraphFont"/>
    <w:link w:val="Quote"/>
    <w:uiPriority w:val="29"/>
    <w:rPr>
      <w:rFonts w:asciiTheme="minorHAnsi" w:hAnsiTheme="minorHAnsi" w:eastAsiaTheme="minorHAnsi" w:cstheme="minorBidi"/>
      <w:iCs/>
      <w:color w:val="000000" w:themeColor="text1"/>
      <w:sz w:val="22"/>
      <w:szCs w:val="22"/>
      <w:lang w:val="en-US" w:eastAsia="en-US"/>
    </w:rPr>
  </w:style>
  <w:style w:type="paragraph" w:styleId="RectoRRH" w:customStyle="1">
    <w:name w:val="Recto_(RRH)"/>
    <w:autoRedefine/>
    <w:qFormat/>
    <w:rsid w:val="00586A35"/>
    <w:pPr>
      <w:jc w:val="right"/>
    </w:pPr>
    <w:rPr>
      <w:rFonts w:ascii="Linux Libertine" w:hAnsi="Linux Libertine" w:eastAsia="Times New Roman" w:cs="Times New Roman"/>
      <w:sz w:val="18"/>
      <w:lang w:val="en-US" w:eastAsia="en-US"/>
    </w:rPr>
  </w:style>
  <w:style w:type="character" w:styleId="URL" w:customStyle="1">
    <w:name w:val="URL"/>
    <w:basedOn w:val="DefaultParagraphFont"/>
    <w:uiPriority w:val="1"/>
    <w:qFormat/>
    <w:rsid w:val="00586A35"/>
    <w:rPr>
      <w:color w:val="auto"/>
      <w:bdr w:val="none" w:color="auto" w:sz="0" w:space="0"/>
      <w:shd w:val="clear" w:color="auto" w:fill="auto"/>
    </w:rPr>
  </w:style>
  <w:style w:type="paragraph" w:styleId="VersoLRH" w:customStyle="1">
    <w:name w:val="Verso_(LRH)"/>
    <w:autoRedefine/>
    <w:qFormat/>
    <w:rsid w:val="00586A35"/>
    <w:rPr>
      <w:rFonts w:ascii="Linux Libertine" w:hAnsi="Linux Libertine" w:eastAsia="Times New Roman" w:cs="Times New Roman"/>
      <w:sz w:val="14"/>
      <w:lang w:val="en-US" w:eastAsia="en-US"/>
    </w:rPr>
  </w:style>
  <w:style w:type="character" w:styleId="Volume0" w:customStyle="1">
    <w:name w:val="Volume"/>
    <w:basedOn w:val="DefaultParagraphFont"/>
    <w:uiPriority w:val="1"/>
    <w:qFormat/>
    <w:rsid w:val="00586A35"/>
    <w:rPr>
      <w:color w:val="auto"/>
      <w:bdr w:val="none" w:color="auto" w:sz="0" w:space="0"/>
      <w:shd w:val="clear" w:color="auto" w:fill="auto"/>
    </w:rPr>
  </w:style>
  <w:style w:type="character" w:styleId="Pages" w:customStyle="1">
    <w:name w:val="Pages"/>
    <w:basedOn w:val="DefaultParagraphFont"/>
    <w:uiPriority w:val="1"/>
    <w:qFormat/>
    <w:rsid w:val="00586A35"/>
    <w:rPr>
      <w:color w:val="auto"/>
      <w:bdr w:val="none" w:color="auto" w:sz="0" w:space="0"/>
      <w:shd w:val="clear" w:color="auto" w:fill="auto"/>
    </w:rPr>
  </w:style>
  <w:style w:type="character" w:styleId="Degree" w:customStyle="1">
    <w:name w:val="Degree"/>
    <w:basedOn w:val="DefaultParagraphFont"/>
    <w:uiPriority w:val="1"/>
    <w:qFormat/>
    <w:rsid w:val="00586A35"/>
    <w:rPr>
      <w:color w:val="auto"/>
      <w:bdr w:val="none" w:color="auto" w:sz="0" w:space="0"/>
      <w:shd w:val="clear" w:color="auto" w:fill="auto"/>
    </w:rPr>
  </w:style>
  <w:style w:type="character" w:styleId="Role" w:customStyle="1">
    <w:name w:val="Role"/>
    <w:basedOn w:val="DefaultParagraphFont"/>
    <w:uiPriority w:val="1"/>
    <w:qFormat/>
    <w:rsid w:val="00586A35"/>
    <w:rPr>
      <w:color w:val="92D050"/>
    </w:rPr>
  </w:style>
  <w:style w:type="paragraph" w:styleId="AbsHead" w:customStyle="1">
    <w:name w:val="AbsHead"/>
    <w:link w:val="AbsHeadChar"/>
    <w:autoRedefine/>
    <w:qFormat/>
    <w:rsid w:val="00586A35"/>
    <w:pPr>
      <w:spacing w:before="120" w:after="80"/>
    </w:pPr>
    <w:rPr>
      <w:rFonts w:ascii="Linux Libertine" w:hAnsi="Linux Libertine" w:cs="Linux Libertine" w:eastAsiaTheme="minorHAnsi"/>
      <w:b/>
      <w:sz w:val="22"/>
      <w:szCs w:val="22"/>
      <w:lang w:val="fr-FR" w:eastAsia="en-US"/>
    </w:rPr>
  </w:style>
  <w:style w:type="character" w:styleId="AbsHeadChar" w:customStyle="1">
    <w:name w:val="AbsHead Char"/>
    <w:basedOn w:val="DefaultParagraphFont"/>
    <w:link w:val="AbsHead"/>
    <w:rsid w:val="00586A35"/>
    <w:rPr>
      <w:rFonts w:ascii="Linux Libertine" w:hAnsi="Linux Libertine" w:cs="Linux Libertine" w:eastAsiaTheme="minorHAnsi"/>
      <w:b/>
      <w:sz w:val="22"/>
      <w:szCs w:val="22"/>
      <w:lang w:val="fr-FR" w:eastAsia="en-US"/>
    </w:rPr>
  </w:style>
  <w:style w:type="character" w:styleId="AcceptedDate" w:customStyle="1">
    <w:name w:val="AcceptedDate"/>
    <w:basedOn w:val="DefaultParagraphFont"/>
    <w:uiPriority w:val="1"/>
    <w:qFormat/>
    <w:rsid w:val="00586A35"/>
    <w:rPr>
      <w:color w:val="FF0000"/>
    </w:rPr>
  </w:style>
  <w:style w:type="paragraph" w:styleId="AckHead" w:customStyle="1">
    <w:name w:val="AckHead"/>
    <w:link w:val="AckHeadChar"/>
    <w:autoRedefine/>
    <w:qFormat/>
    <w:rsid w:val="00586A35"/>
    <w:pPr>
      <w:spacing w:before="220" w:after="40"/>
    </w:pPr>
    <w:rPr>
      <w:rFonts w:ascii="Linux Libertine" w:hAnsi="Linux Libertine" w:cs="Linux Libertine" w:eastAsiaTheme="minorHAnsi"/>
      <w:b/>
      <w:sz w:val="22"/>
      <w:szCs w:val="22"/>
      <w:lang w:val="en-US" w:eastAsia="en-US"/>
    </w:rPr>
  </w:style>
  <w:style w:type="character" w:styleId="AckHeadChar" w:customStyle="1">
    <w:name w:val="AckHead Char"/>
    <w:basedOn w:val="DefaultParagraphFont"/>
    <w:link w:val="AckHead"/>
    <w:rsid w:val="00586A35"/>
    <w:rPr>
      <w:rFonts w:ascii="Linux Libertine" w:hAnsi="Linux Libertine" w:cs="Linux Libertine" w:eastAsiaTheme="minorHAnsi"/>
      <w:b/>
      <w:sz w:val="22"/>
      <w:szCs w:val="22"/>
      <w:lang w:val="en-US" w:eastAsia="en-US"/>
    </w:rPr>
  </w:style>
  <w:style w:type="paragraph" w:styleId="AckPara" w:customStyle="1">
    <w:name w:val="AckPara"/>
    <w:autoRedefine/>
    <w:qFormat/>
    <w:rsid w:val="00586A35"/>
    <w:pPr>
      <w:spacing w:line="264" w:lineRule="auto"/>
      <w:jc w:val="both"/>
    </w:pPr>
    <w:rPr>
      <w:rFonts w:ascii="Linux Libertine" w:hAnsi="Linux Libertine" w:eastAsiaTheme="minorHAnsi" w:cstheme="minorBidi"/>
      <w:sz w:val="18"/>
      <w:szCs w:val="22"/>
      <w:lang w:val="en-US" w:eastAsia="en-US"/>
    </w:rPr>
  </w:style>
  <w:style w:type="character" w:styleId="AppendixChar" w:customStyle="1">
    <w:name w:val="Appendix Char"/>
    <w:basedOn w:val="DefaultParagraphFont"/>
    <w:link w:val="Appendix"/>
    <w:rsid w:val="00586A35"/>
    <w:rPr>
      <w:rFonts w:asciiTheme="majorHAnsi" w:hAnsiTheme="majorHAnsi" w:eastAsiaTheme="minorHAnsi" w:cstheme="minorBidi"/>
      <w:color w:val="1F497D" w:themeColor="text2"/>
      <w:sz w:val="28"/>
      <w:szCs w:val="22"/>
      <w:lang w:val="en-US" w:eastAsia="en-US"/>
    </w:rPr>
  </w:style>
  <w:style w:type="paragraph" w:styleId="AppendixH1" w:customStyle="1">
    <w:name w:val="AppendixH1"/>
    <w:qFormat/>
    <w:rsid w:val="00586A35"/>
    <w:pPr>
      <w:spacing w:before="340" w:after="40"/>
    </w:pPr>
    <w:rPr>
      <w:rFonts w:ascii="Linux Libertine" w:hAnsi="Linux Libertine" w:eastAsia="Times New Roman" w:cs="Linux Libertine"/>
      <w:b/>
      <w:sz w:val="22"/>
      <w:lang w:val="en-US" w:eastAsia="en-US"/>
    </w:rPr>
  </w:style>
  <w:style w:type="paragraph" w:styleId="AppendixH2" w:customStyle="1">
    <w:name w:val="AppendixH2"/>
    <w:qFormat/>
    <w:rsid w:val="00586A35"/>
    <w:pPr>
      <w:autoSpaceDE w:val="0"/>
      <w:autoSpaceDN w:val="0"/>
      <w:adjustRightInd w:val="0"/>
      <w:spacing w:before="60" w:after="40"/>
    </w:pPr>
    <w:rPr>
      <w:rFonts w:ascii="Linux Libertine" w:hAnsi="Linux Libertine" w:cs="Linux Libertine" w:eastAsiaTheme="minorHAnsi"/>
      <w:b/>
      <w:sz w:val="22"/>
      <w:szCs w:val="24"/>
      <w:lang w:val="en-US" w:eastAsia="en-US"/>
    </w:rPr>
  </w:style>
  <w:style w:type="paragraph" w:styleId="AppendixH3" w:customStyle="1">
    <w:name w:val="AppendixH3"/>
    <w:qFormat/>
    <w:rsid w:val="00586A35"/>
    <w:pPr>
      <w:autoSpaceDE w:val="0"/>
      <w:autoSpaceDN w:val="0"/>
      <w:adjustRightInd w:val="0"/>
      <w:spacing w:before="60" w:after="140"/>
      <w:ind w:left="240"/>
    </w:pPr>
    <w:rPr>
      <w:rFonts w:ascii="Linux Biolinum" w:hAnsi="Linux Biolinum" w:cs="Linux Biolinum" w:eastAsiaTheme="minorHAnsi"/>
      <w:i/>
      <w:sz w:val="18"/>
      <w:szCs w:val="24"/>
      <w:lang w:val="en-US" w:eastAsia="en-US"/>
    </w:rPr>
  </w:style>
  <w:style w:type="character" w:styleId="ArticleTitle" w:customStyle="1">
    <w:name w:val="ArticleTitle"/>
    <w:basedOn w:val="DefaultParagraphFont"/>
    <w:uiPriority w:val="1"/>
    <w:qFormat/>
    <w:rsid w:val="00586A35"/>
    <w:rPr>
      <w:color w:val="auto"/>
      <w:bdr w:val="none" w:color="auto" w:sz="0" w:space="0"/>
      <w:shd w:val="clear" w:color="auto" w:fill="auto"/>
    </w:rPr>
  </w:style>
  <w:style w:type="paragraph" w:styleId="AuthNotes" w:customStyle="1">
    <w:name w:val="AuthNotes"/>
    <w:qFormat/>
    <w:rsid w:val="00586A35"/>
    <w:pPr>
      <w:spacing w:after="200" w:line="276" w:lineRule="auto"/>
    </w:pPr>
    <w:rPr>
      <w:rFonts w:asciiTheme="minorHAnsi" w:hAnsiTheme="minorHAnsi" w:eastAsiaTheme="minorHAnsi" w:cstheme="minorBidi"/>
      <w:color w:val="4F6228" w:themeColor="accent3" w:themeShade="80"/>
      <w:sz w:val="22"/>
      <w:szCs w:val="22"/>
      <w:lang w:val="en-US" w:eastAsia="en-US"/>
    </w:rPr>
  </w:style>
  <w:style w:type="character" w:styleId="author-comment" w:customStyle="1">
    <w:name w:val="author-comment"/>
    <w:basedOn w:val="DefaultParagraphFont"/>
    <w:uiPriority w:val="1"/>
    <w:qFormat/>
    <w:rsid w:val="00586A35"/>
    <w:rPr>
      <w:color w:val="8064A2" w:themeColor="accent4"/>
    </w:rPr>
  </w:style>
  <w:style w:type="paragraph" w:styleId="Authors" w:customStyle="1">
    <w:name w:val="Authors"/>
    <w:link w:val="AuthorsChar"/>
    <w:autoRedefine/>
    <w:qFormat/>
    <w:rsid w:val="00410F26"/>
    <w:pPr>
      <w:spacing w:before="280" w:after="160"/>
      <w:jc w:val="center"/>
    </w:pPr>
    <w:rPr>
      <w:rFonts w:ascii="Linux Libertine" w:hAnsi="Linux Libertine" w:cs="Linux Libertine" w:eastAsiaTheme="minorHAnsi"/>
      <w:sz w:val="24"/>
      <w:szCs w:val="22"/>
      <w:lang w:val="en-US" w:eastAsia="en-US"/>
    </w:rPr>
  </w:style>
  <w:style w:type="character" w:styleId="AuthorsChar" w:customStyle="1">
    <w:name w:val="Authors Char"/>
    <w:basedOn w:val="DefaultParagraphFont"/>
    <w:link w:val="Authors"/>
    <w:rsid w:val="00410F26"/>
    <w:rPr>
      <w:rFonts w:ascii="Linux Libertine" w:hAnsi="Linux Libertine" w:cs="Linux Libertine" w:eastAsiaTheme="minorHAnsi"/>
      <w:sz w:val="24"/>
      <w:szCs w:val="22"/>
      <w:lang w:val="en-US" w:eastAsia="en-US"/>
    </w:rPr>
  </w:style>
  <w:style w:type="character" w:styleId="BookTitle1" w:customStyle="1">
    <w:name w:val="Book Title1"/>
    <w:basedOn w:val="DefaultParagraphFont"/>
    <w:uiPriority w:val="1"/>
    <w:qFormat/>
    <w:rsid w:val="00586A35"/>
    <w:rPr>
      <w:color w:val="auto"/>
      <w:bdr w:val="none" w:color="auto" w:sz="0" w:space="0"/>
      <w:shd w:val="clear" w:color="auto" w:fill="auto"/>
    </w:rPr>
  </w:style>
  <w:style w:type="paragraph" w:styleId="BoxText" w:customStyle="1">
    <w:name w:val="BoxText"/>
    <w:qFormat/>
    <w:rsid w:val="00586A35"/>
    <w:pPr>
      <w:spacing w:after="200" w:line="276" w:lineRule="auto"/>
    </w:pPr>
    <w:rPr>
      <w:rFonts w:asciiTheme="minorHAnsi" w:hAnsiTheme="minorHAnsi" w:eastAsiaTheme="minorHAnsi" w:cstheme="minorBidi"/>
      <w:sz w:val="18"/>
      <w:szCs w:val="22"/>
      <w:lang w:val="en-US" w:eastAsia="en-US"/>
    </w:rPr>
  </w:style>
  <w:style w:type="paragraph" w:styleId="BoxTitle" w:customStyle="1">
    <w:name w:val="BoxTitle"/>
    <w:basedOn w:val="Normal"/>
    <w:qFormat/>
    <w:rsid w:val="00586A35"/>
    <w:rPr>
      <w:rFonts w:cs="Times New Roman" w:asciiTheme="majorHAnsi" w:hAnsiTheme="majorHAnsi"/>
      <w:sz w:val="24"/>
      <w:szCs w:val="24"/>
    </w:rPr>
  </w:style>
  <w:style w:type="character" w:styleId="City" w:customStyle="1">
    <w:name w:val="City"/>
    <w:basedOn w:val="DefaultParagraphFont"/>
    <w:uiPriority w:val="1"/>
    <w:qFormat/>
    <w:rsid w:val="00586A35"/>
    <w:rPr>
      <w:color w:val="auto"/>
      <w:bdr w:val="none" w:color="auto" w:sz="0" w:space="0"/>
      <w:shd w:val="clear" w:color="auto" w:fill="auto"/>
    </w:rPr>
  </w:style>
  <w:style w:type="character" w:styleId="Collab" w:customStyle="1">
    <w:name w:val="Collab"/>
    <w:basedOn w:val="DefaultParagraphFont"/>
    <w:uiPriority w:val="1"/>
    <w:qFormat/>
    <w:rsid w:val="00586A35"/>
    <w:rPr>
      <w:color w:val="auto"/>
      <w:bdr w:val="none" w:color="auto" w:sz="0" w:space="0"/>
      <w:shd w:val="clear" w:color="auto" w:fill="auto"/>
    </w:rPr>
  </w:style>
  <w:style w:type="character" w:styleId="ConfDate" w:customStyle="1">
    <w:name w:val="ConfDate"/>
    <w:basedOn w:val="DefaultParagraphFont"/>
    <w:uiPriority w:val="1"/>
    <w:rsid w:val="00586A35"/>
    <w:rPr>
      <w:rFonts w:ascii="Times New Roman" w:hAnsi="Times New Roman"/>
      <w:color w:val="FF0066"/>
      <w:sz w:val="20"/>
    </w:rPr>
  </w:style>
  <w:style w:type="character" w:styleId="ConfLoc" w:customStyle="1">
    <w:name w:val="ConfLoc"/>
    <w:basedOn w:val="DefaultParagraphFont"/>
    <w:uiPriority w:val="1"/>
    <w:rsid w:val="00586A35"/>
    <w:rPr>
      <w:color w:val="003300"/>
      <w:bdr w:val="none" w:color="auto" w:sz="0" w:space="0"/>
      <w:shd w:val="clear" w:color="auto" w:fill="9999FF"/>
    </w:rPr>
  </w:style>
  <w:style w:type="character" w:styleId="ConfName" w:customStyle="1">
    <w:name w:val="ConfName"/>
    <w:basedOn w:val="DefaultParagraphFont"/>
    <w:uiPriority w:val="1"/>
    <w:qFormat/>
    <w:rsid w:val="00586A35"/>
    <w:rPr>
      <w:color w:val="15BDBD"/>
    </w:rPr>
  </w:style>
  <w:style w:type="paragraph" w:styleId="Correspondence" w:customStyle="1">
    <w:name w:val="Correspondence"/>
    <w:basedOn w:val="Normal"/>
    <w:link w:val="CorrespondenceChar"/>
    <w:autoRedefine/>
    <w:qFormat/>
    <w:rsid w:val="00586A35"/>
    <w:rPr>
      <w:color w:val="215868" w:themeColor="accent5" w:themeShade="80"/>
    </w:rPr>
  </w:style>
  <w:style w:type="character" w:styleId="CorrespondenceChar" w:customStyle="1">
    <w:name w:val="Correspondence Char"/>
    <w:basedOn w:val="DefaultParagraphFont"/>
    <w:link w:val="Correspondence"/>
    <w:rsid w:val="00586A35"/>
    <w:rPr>
      <w:rFonts w:ascii="Linux Libertine" w:hAnsi="Linux Libertine" w:eastAsiaTheme="minorHAnsi" w:cstheme="minorBidi"/>
      <w:color w:val="215868" w:themeColor="accent5" w:themeShade="80"/>
      <w:sz w:val="18"/>
      <w:szCs w:val="22"/>
      <w:lang w:val="en-US" w:eastAsia="en-US"/>
    </w:rPr>
  </w:style>
  <w:style w:type="character" w:styleId="Country" w:customStyle="1">
    <w:name w:val="Country"/>
    <w:basedOn w:val="DefaultParagraphFont"/>
    <w:uiPriority w:val="1"/>
    <w:qFormat/>
    <w:rsid w:val="00586A35"/>
    <w:rPr>
      <w:color w:val="auto"/>
      <w:bdr w:val="none" w:color="auto" w:sz="0" w:space="0"/>
      <w:shd w:val="clear" w:color="auto" w:fill="auto"/>
    </w:rPr>
  </w:style>
  <w:style w:type="paragraph" w:styleId="DefItem" w:customStyle="1">
    <w:name w:val="DefItem"/>
    <w:basedOn w:val="Normal"/>
    <w:autoRedefine/>
    <w:qFormat/>
    <w:rsid w:val="00586A35"/>
    <w:pPr>
      <w:spacing w:after="80"/>
      <w:ind w:left="720"/>
    </w:pPr>
    <w:rPr>
      <w:color w:val="632423" w:themeColor="accent2" w:themeShade="80"/>
    </w:rPr>
  </w:style>
  <w:style w:type="paragraph" w:styleId="DisplayFormula" w:customStyle="1">
    <w:name w:val="DisplayFormula"/>
    <w:link w:val="DisplayFormulaChar"/>
    <w:qFormat/>
    <w:rsid w:val="00586A35"/>
    <w:pPr>
      <w:spacing w:before="100" w:after="100"/>
    </w:pPr>
    <w:rPr>
      <w:rFonts w:ascii="Linux Libertine" w:hAnsi="Linux Libertine" w:eastAsiaTheme="minorHAnsi" w:cstheme="minorBidi"/>
      <w:sz w:val="18"/>
      <w:szCs w:val="22"/>
      <w:lang w:val="en-US" w:eastAsia="en-US"/>
    </w:rPr>
  </w:style>
  <w:style w:type="character" w:styleId="DisplayFormulaChar" w:customStyle="1">
    <w:name w:val="DisplayFormula Char"/>
    <w:basedOn w:val="DefaultParagraphFont"/>
    <w:link w:val="DisplayFormula"/>
    <w:rsid w:val="00586A35"/>
    <w:rPr>
      <w:rFonts w:ascii="Linux Libertine" w:hAnsi="Linux Libertine" w:eastAsiaTheme="minorHAnsi" w:cstheme="minorBidi"/>
      <w:sz w:val="18"/>
      <w:szCs w:val="22"/>
      <w:lang w:val="en-US" w:eastAsia="en-US"/>
    </w:rPr>
  </w:style>
  <w:style w:type="character" w:styleId="EdFirstName" w:customStyle="1">
    <w:name w:val="EdFirstName"/>
    <w:basedOn w:val="DefaultParagraphFont"/>
    <w:uiPriority w:val="1"/>
    <w:qFormat/>
    <w:rsid w:val="00586A35"/>
    <w:rPr>
      <w:color w:val="auto"/>
      <w:bdr w:val="none" w:color="auto" w:sz="0" w:space="0"/>
      <w:shd w:val="clear" w:color="auto" w:fill="auto"/>
    </w:rPr>
  </w:style>
  <w:style w:type="character" w:styleId="Edition" w:customStyle="1">
    <w:name w:val="Edition"/>
    <w:basedOn w:val="DefaultParagraphFont"/>
    <w:uiPriority w:val="1"/>
    <w:qFormat/>
    <w:rsid w:val="00586A35"/>
    <w:rPr>
      <w:color w:val="auto"/>
      <w:bdr w:val="none" w:color="auto" w:sz="0" w:space="0"/>
      <w:shd w:val="clear" w:color="auto" w:fill="auto"/>
    </w:rPr>
  </w:style>
  <w:style w:type="character" w:styleId="EdSurname" w:customStyle="1">
    <w:name w:val="EdSurname"/>
    <w:basedOn w:val="DefaultParagraphFont"/>
    <w:uiPriority w:val="1"/>
    <w:qFormat/>
    <w:rsid w:val="00586A35"/>
    <w:rPr>
      <w:color w:val="auto"/>
      <w:bdr w:val="none" w:color="auto" w:sz="0" w:space="0"/>
      <w:shd w:val="clear" w:color="auto" w:fill="auto"/>
    </w:rPr>
  </w:style>
  <w:style w:type="character" w:styleId="Email" w:customStyle="1">
    <w:name w:val="Email"/>
    <w:basedOn w:val="DefaultParagraphFont"/>
    <w:uiPriority w:val="1"/>
    <w:qFormat/>
    <w:rsid w:val="00586A35"/>
    <w:rPr>
      <w:color w:val="0808B8"/>
    </w:rPr>
  </w:style>
  <w:style w:type="character" w:styleId="Fax" w:customStyle="1">
    <w:name w:val="Fax"/>
    <w:basedOn w:val="DefaultParagraphFont"/>
    <w:uiPriority w:val="1"/>
    <w:qFormat/>
    <w:rsid w:val="00586A35"/>
    <w:rPr>
      <w:color w:val="C00000"/>
    </w:rPr>
  </w:style>
  <w:style w:type="paragraph" w:styleId="FigNote" w:customStyle="1">
    <w:name w:val="FigNote"/>
    <w:basedOn w:val="TableFootnote"/>
    <w:qFormat/>
    <w:rsid w:val="00586A35"/>
  </w:style>
  <w:style w:type="paragraph" w:styleId="FigureCaption" w:customStyle="1">
    <w:name w:val="FigureCaption"/>
    <w:link w:val="FigureCaptionChar"/>
    <w:autoRedefine/>
    <w:qFormat/>
    <w:rsid w:val="00F8173B"/>
    <w:pPr>
      <w:jc w:val="center"/>
    </w:pPr>
    <w:rPr>
      <w:rFonts w:ascii="Linux Libertine" w:hAnsi="Linux Libertine" w:cs="Linux Libertine" w:eastAsiaTheme="minorHAnsi"/>
      <w:b/>
      <w:color w:val="000000"/>
      <w:sz w:val="18"/>
      <w:szCs w:val="22"/>
      <w:lang w:val="en" w:eastAsia="ja-JP"/>
    </w:rPr>
  </w:style>
  <w:style w:type="character" w:styleId="FigureCaptionChar" w:customStyle="1">
    <w:name w:val="FigureCaption Char"/>
    <w:basedOn w:val="DefaultParagraphFont"/>
    <w:link w:val="FigureCaption"/>
    <w:rsid w:val="00586A35"/>
    <w:rPr>
      <w:rFonts w:ascii="Linux Libertine" w:hAnsi="Linux Libertine" w:cs="Linux Libertine" w:eastAsiaTheme="minorHAnsi"/>
      <w:b/>
      <w:color w:val="000000"/>
      <w:sz w:val="18"/>
      <w:szCs w:val="22"/>
      <w:lang w:val="en" w:eastAsia="ja-JP"/>
    </w:rPr>
  </w:style>
  <w:style w:type="character" w:styleId="FirstName" w:customStyle="1">
    <w:name w:val="FirstName"/>
    <w:basedOn w:val="DefaultParagraphFont"/>
    <w:uiPriority w:val="1"/>
    <w:qFormat/>
    <w:rsid w:val="00586A35"/>
    <w:rPr>
      <w:color w:val="auto"/>
      <w:bdr w:val="none" w:color="auto" w:sz="0" w:space="0"/>
      <w:shd w:val="clear" w:color="auto" w:fill="auto"/>
    </w:rPr>
  </w:style>
  <w:style w:type="character" w:styleId="focus" w:customStyle="1">
    <w:name w:val="focus"/>
    <w:basedOn w:val="DefaultParagraphFont"/>
    <w:rsid w:val="00586A35"/>
  </w:style>
  <w:style w:type="character" w:styleId="FundAgency" w:customStyle="1">
    <w:name w:val="FundAgency"/>
    <w:basedOn w:val="DefaultParagraphFont"/>
    <w:uiPriority w:val="1"/>
    <w:qFormat/>
    <w:rPr>
      <w:color w:val="666699"/>
    </w:rPr>
  </w:style>
  <w:style w:type="character" w:styleId="FundNumber" w:customStyle="1">
    <w:name w:val="FundNumber"/>
    <w:basedOn w:val="DefaultParagraphFont"/>
    <w:uiPriority w:val="1"/>
    <w:qFormat/>
    <w:rPr>
      <w:color w:val="9900FF"/>
    </w:rPr>
  </w:style>
  <w:style w:type="paragraph" w:styleId="GlossaryHead" w:customStyle="1">
    <w:name w:val="GlossaryHead"/>
    <w:basedOn w:val="Head1"/>
    <w:qFormat/>
    <w:rsid w:val="00586A35"/>
    <w:rPr>
      <w:rFonts w:asciiTheme="majorHAnsi" w:hAnsiTheme="majorHAnsi"/>
      <w:color w:val="943634" w:themeColor="accent2" w:themeShade="BF"/>
      <w:sz w:val="28"/>
    </w:rPr>
  </w:style>
  <w:style w:type="character" w:styleId="Issue" w:customStyle="1">
    <w:name w:val="Issue"/>
    <w:basedOn w:val="DefaultParagraphFont"/>
    <w:uiPriority w:val="1"/>
    <w:qFormat/>
    <w:rsid w:val="00586A35"/>
    <w:rPr>
      <w:color w:val="auto"/>
      <w:bdr w:val="none" w:color="auto" w:sz="0" w:space="0"/>
      <w:shd w:val="clear" w:color="auto" w:fill="auto"/>
    </w:rPr>
  </w:style>
  <w:style w:type="character" w:styleId="JournalTitle" w:customStyle="1">
    <w:name w:val="JournalTitle"/>
    <w:basedOn w:val="DefaultParagraphFont"/>
    <w:uiPriority w:val="1"/>
    <w:qFormat/>
    <w:rsid w:val="00586A35"/>
    <w:rPr>
      <w:color w:val="auto"/>
      <w:bdr w:val="none" w:color="auto" w:sz="0" w:space="0"/>
      <w:shd w:val="clear" w:color="auto" w:fill="auto"/>
    </w:rPr>
  </w:style>
  <w:style w:type="paragraph" w:styleId="KeyWordHead" w:customStyle="1">
    <w:name w:val="KeyWordHead"/>
    <w:autoRedefine/>
    <w:qFormat/>
    <w:rsid w:val="00586A35"/>
    <w:pPr>
      <w:spacing w:before="200" w:after="20"/>
    </w:pPr>
    <w:rPr>
      <w:rFonts w:ascii="Linux Libertine" w:hAnsi="Linux Libertine" w:cs="Linux Libertine" w:eastAsiaTheme="minorHAnsi"/>
      <w:b/>
      <w:sz w:val="22"/>
      <w:szCs w:val="22"/>
      <w:lang w:val="en-US" w:eastAsia="en-US"/>
    </w:rPr>
  </w:style>
  <w:style w:type="paragraph" w:styleId="KeyWords" w:customStyle="1">
    <w:name w:val="KeyWords"/>
    <w:basedOn w:val="Normal"/>
    <w:qFormat/>
    <w:rsid w:val="00586A35"/>
    <w:pPr>
      <w:spacing w:before="60" w:after="60"/>
    </w:pPr>
  </w:style>
  <w:style w:type="character" w:styleId="Label" w:customStyle="1">
    <w:name w:val="Label"/>
    <w:basedOn w:val="DefaultParagraphFont"/>
    <w:uiPriority w:val="1"/>
    <w:qFormat/>
    <w:rsid w:val="00586A35"/>
    <w:rPr>
      <w:rFonts w:ascii="Linux Libertine" w:hAnsi="Linux Libertine"/>
      <w:b w:val="0"/>
      <w:color w:val="auto"/>
    </w:rPr>
  </w:style>
  <w:style w:type="character" w:styleId="MiscDate" w:customStyle="1">
    <w:name w:val="MiscDate"/>
    <w:basedOn w:val="DefaultParagraphFont"/>
    <w:uiPriority w:val="1"/>
    <w:qFormat/>
    <w:rsid w:val="00586A35"/>
    <w:rPr>
      <w:color w:val="7030A0"/>
    </w:rPr>
  </w:style>
  <w:style w:type="character" w:styleId="name-alternative" w:customStyle="1">
    <w:name w:val="name-alternative"/>
    <w:basedOn w:val="DefaultParagraphFont"/>
    <w:uiPriority w:val="1"/>
    <w:qFormat/>
    <w:rsid w:val="00586A35"/>
    <w:rPr>
      <w:color w:val="0D0D0D" w:themeColor="text1" w:themeTint="F2"/>
    </w:rPr>
  </w:style>
  <w:style w:type="paragraph" w:styleId="NomenclatureHead" w:customStyle="1">
    <w:name w:val="NomenclatureHead"/>
    <w:basedOn w:val="Normal"/>
    <w:qFormat/>
    <w:rsid w:val="00586A35"/>
    <w:rPr>
      <w:rFonts w:asciiTheme="majorHAnsi" w:hAnsiTheme="majorHAnsi"/>
      <w:color w:val="943634" w:themeColor="accent2" w:themeShade="BF"/>
      <w:sz w:val="28"/>
    </w:rPr>
  </w:style>
  <w:style w:type="character" w:styleId="OrgDiv" w:customStyle="1">
    <w:name w:val="OrgDiv"/>
    <w:basedOn w:val="DefaultParagraphFont"/>
    <w:uiPriority w:val="1"/>
    <w:qFormat/>
    <w:rsid w:val="00586A35"/>
    <w:rPr>
      <w:color w:val="548DD4" w:themeColor="text2" w:themeTint="99"/>
    </w:rPr>
  </w:style>
  <w:style w:type="character" w:styleId="OrgName" w:customStyle="1">
    <w:name w:val="OrgName"/>
    <w:basedOn w:val="DefaultParagraphFont"/>
    <w:uiPriority w:val="1"/>
    <w:qFormat/>
    <w:rsid w:val="00586A35"/>
    <w:rPr>
      <w:color w:val="17365D" w:themeColor="text2" w:themeShade="BF"/>
    </w:rPr>
  </w:style>
  <w:style w:type="paragraph" w:styleId="Para" w:customStyle="1">
    <w:name w:val="Para"/>
    <w:autoRedefine/>
    <w:qFormat/>
    <w:rsid w:val="00586A35"/>
    <w:pPr>
      <w:spacing w:line="264" w:lineRule="auto"/>
      <w:ind w:firstLine="240"/>
    </w:pPr>
    <w:rPr>
      <w:rFonts w:ascii="Linux Libertine" w:hAnsi="Linux Libertine" w:eastAsiaTheme="minorHAnsi" w:cstheme="minorBidi"/>
      <w:sz w:val="18"/>
      <w:szCs w:val="22"/>
      <w:lang w:val="en-US" w:eastAsia="en-US"/>
    </w:rPr>
  </w:style>
  <w:style w:type="character" w:styleId="PatentNum" w:customStyle="1">
    <w:name w:val="PatentNum"/>
    <w:basedOn w:val="DefaultParagraphFont"/>
    <w:uiPriority w:val="1"/>
    <w:qFormat/>
    <w:rsid w:val="00586A35"/>
    <w:rPr>
      <w:color w:val="0000FF"/>
    </w:rPr>
  </w:style>
  <w:style w:type="character" w:styleId="Phone" w:customStyle="1">
    <w:name w:val="Phone"/>
    <w:basedOn w:val="DefaultParagraphFont"/>
    <w:uiPriority w:val="1"/>
    <w:qFormat/>
    <w:rsid w:val="00586A35"/>
    <w:rPr>
      <w:color w:val="A0502C"/>
    </w:rPr>
  </w:style>
  <w:style w:type="character" w:styleId="PinCode" w:customStyle="1">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styleId="Poem" w:customStyle="1">
    <w:name w:val="Poem"/>
    <w:basedOn w:val="Normal"/>
    <w:qFormat/>
    <w:rsid w:val="00586A35"/>
    <w:pPr>
      <w:ind w:left="1440"/>
    </w:pPr>
    <w:rPr>
      <w:color w:val="4F6228" w:themeColor="accent3" w:themeShade="80"/>
    </w:rPr>
  </w:style>
  <w:style w:type="paragraph" w:styleId="PoemSource" w:customStyle="1">
    <w:name w:val="PoemSource"/>
    <w:basedOn w:val="Normal"/>
    <w:qFormat/>
    <w:rsid w:val="00586A35"/>
    <w:pPr>
      <w:jc w:val="right"/>
    </w:pPr>
    <w:rPr>
      <w:color w:val="4F6228" w:themeColor="accent3" w:themeShade="80"/>
    </w:rPr>
  </w:style>
  <w:style w:type="character" w:styleId="Prefix" w:customStyle="1">
    <w:name w:val="Prefix"/>
    <w:basedOn w:val="DefaultParagraphFont"/>
    <w:uiPriority w:val="1"/>
    <w:qFormat/>
    <w:rsid w:val="00586A35"/>
    <w:rPr>
      <w:color w:val="auto"/>
      <w:bdr w:val="none" w:color="auto" w:sz="0" w:space="0"/>
      <w:shd w:val="clear" w:color="auto" w:fill="auto"/>
    </w:rPr>
  </w:style>
  <w:style w:type="paragraph" w:styleId="Source0" w:customStyle="1">
    <w:name w:val="Source"/>
    <w:basedOn w:val="Normal"/>
    <w:qFormat/>
    <w:rsid w:val="00586A35"/>
    <w:pPr>
      <w:spacing w:after="200" w:line="276" w:lineRule="auto"/>
      <w:ind w:left="720"/>
      <w:jc w:val="right"/>
    </w:pPr>
    <w:rPr>
      <w:rFonts w:asciiTheme="minorHAnsi" w:hAnsiTheme="minorHAnsi"/>
      <w:sz w:val="22"/>
    </w:rPr>
  </w:style>
  <w:style w:type="character" w:styleId="ReceivedDate" w:customStyle="1">
    <w:name w:val="ReceivedDate"/>
    <w:basedOn w:val="DefaultParagraphFont"/>
    <w:uiPriority w:val="1"/>
    <w:qFormat/>
    <w:rsid w:val="00586A35"/>
    <w:rPr>
      <w:color w:val="00B050"/>
    </w:rPr>
  </w:style>
  <w:style w:type="paragraph" w:styleId="ReferenceHead" w:customStyle="1">
    <w:name w:val="ReferenceHead"/>
    <w:autoRedefine/>
    <w:qFormat/>
    <w:rsid w:val="006C20E7"/>
    <w:pPr>
      <w:spacing w:before="200" w:after="40"/>
    </w:pPr>
    <w:rPr>
      <w:rFonts w:ascii="Linux Libertine" w:hAnsi="Linux Libertine" w:cs="Linux Libertine" w:eastAsiaTheme="minorHAnsi"/>
      <w:b/>
      <w:sz w:val="26"/>
      <w:szCs w:val="26"/>
      <w:lang w:val="en-US" w:eastAsia="en-US"/>
      <w14:ligatures w14:val="standard"/>
    </w:rPr>
  </w:style>
  <w:style w:type="character" w:styleId="RefMisc" w:customStyle="1">
    <w:name w:val="RefMisc"/>
    <w:basedOn w:val="DefaultParagraphFont"/>
    <w:uiPriority w:val="1"/>
    <w:qFormat/>
    <w:rsid w:val="00586A35"/>
    <w:rPr>
      <w:color w:val="auto"/>
      <w:bdr w:val="none" w:color="auto" w:sz="0" w:space="0"/>
      <w:shd w:val="clear" w:color="auto" w:fill="auto"/>
    </w:rPr>
  </w:style>
  <w:style w:type="character" w:styleId="RevisedDate" w:customStyle="1">
    <w:name w:val="RevisedDate"/>
    <w:basedOn w:val="DefaultParagraphFont"/>
    <w:uiPriority w:val="1"/>
    <w:qFormat/>
    <w:rsid w:val="00586A35"/>
    <w:rPr>
      <w:color w:val="0070C0"/>
    </w:rPr>
  </w:style>
  <w:style w:type="paragraph" w:styleId="SignatureAff" w:customStyle="1">
    <w:name w:val="SignatureAff"/>
    <w:basedOn w:val="Normal"/>
    <w:qFormat/>
    <w:rsid w:val="00586A35"/>
    <w:pPr>
      <w:jc w:val="right"/>
    </w:pPr>
  </w:style>
  <w:style w:type="paragraph" w:styleId="SignatureBlock" w:customStyle="1">
    <w:name w:val="SignatureBlock"/>
    <w:basedOn w:val="Normal"/>
    <w:qFormat/>
    <w:rsid w:val="00586A35"/>
    <w:pPr>
      <w:jc w:val="right"/>
    </w:pPr>
    <w:rPr>
      <w:bdr w:val="dotted" w:color="auto" w:sz="4" w:space="0"/>
    </w:rPr>
  </w:style>
  <w:style w:type="character" w:styleId="State" w:customStyle="1">
    <w:name w:val="State"/>
    <w:basedOn w:val="DefaultParagraphFont"/>
    <w:uiPriority w:val="1"/>
    <w:qFormat/>
    <w:rsid w:val="00586A35"/>
    <w:rPr>
      <w:color w:val="A70B38"/>
    </w:rPr>
  </w:style>
  <w:style w:type="paragraph" w:styleId="StatementItalic" w:customStyle="1">
    <w:name w:val="StatementItalic"/>
    <w:basedOn w:val="Normal"/>
    <w:autoRedefine/>
    <w:qFormat/>
    <w:rsid w:val="00586A35"/>
    <w:pPr>
      <w:ind w:left="720"/>
    </w:pPr>
    <w:rPr>
      <w:i/>
      <w:sz w:val="20"/>
    </w:rPr>
  </w:style>
  <w:style w:type="paragraph" w:styleId="Statements" w:customStyle="1">
    <w:name w:val="Statements"/>
    <w:basedOn w:val="Normal"/>
    <w:qFormat/>
    <w:rsid w:val="00586A35"/>
    <w:pPr>
      <w:ind w:firstLine="240"/>
    </w:pPr>
  </w:style>
  <w:style w:type="character" w:styleId="Street" w:customStyle="1">
    <w:name w:val="Street"/>
    <w:basedOn w:val="DefaultParagraphFont"/>
    <w:uiPriority w:val="1"/>
    <w:qFormat/>
    <w:rsid w:val="00586A35"/>
    <w:rPr>
      <w:color w:val="auto"/>
      <w:bdr w:val="none" w:color="auto" w:sz="0" w:space="0"/>
      <w:shd w:val="clear" w:color="auto" w:fill="auto"/>
    </w:rPr>
  </w:style>
  <w:style w:type="character" w:styleId="Suffix" w:customStyle="1">
    <w:name w:val="Suffix"/>
    <w:basedOn w:val="DefaultParagraphFont"/>
    <w:uiPriority w:val="1"/>
    <w:qFormat/>
    <w:rsid w:val="00586A35"/>
    <w:rPr>
      <w:color w:val="auto"/>
      <w:bdr w:val="none" w:color="auto" w:sz="0" w:space="0"/>
      <w:shd w:val="clear" w:color="auto" w:fill="auto"/>
    </w:rPr>
  </w:style>
  <w:style w:type="character" w:styleId="Surname" w:customStyle="1">
    <w:name w:val="Surname"/>
    <w:basedOn w:val="DefaultParagraphFont"/>
    <w:uiPriority w:val="1"/>
    <w:qFormat/>
    <w:rsid w:val="00586A35"/>
    <w:rPr>
      <w:color w:val="auto"/>
      <w:bdr w:val="none" w:color="auto" w:sz="0" w:space="0"/>
      <w:shd w:val="clear" w:color="auto" w:fill="auto"/>
    </w:rPr>
  </w:style>
  <w:style w:type="paragraph" w:styleId="TableCaption" w:customStyle="1">
    <w:name w:val="TableCaption"/>
    <w:link w:val="TableCaptionChar"/>
    <w:autoRedefine/>
    <w:qFormat/>
    <w:rsid w:val="00586A35"/>
    <w:pPr>
      <w:spacing w:before="360" w:after="280"/>
      <w:jc w:val="center"/>
    </w:pPr>
    <w:rPr>
      <w:rFonts w:ascii="Linux Libertine" w:hAnsi="Linux Libertine" w:cs="Linux Libertine" w:eastAsiaTheme="minorHAnsi"/>
      <w:b/>
      <w:sz w:val="18"/>
      <w:szCs w:val="22"/>
      <w:lang w:val="en-US" w:eastAsia="en-US"/>
    </w:rPr>
  </w:style>
  <w:style w:type="character" w:styleId="TableCaptionChar" w:customStyle="1">
    <w:name w:val="TableCaption Char"/>
    <w:basedOn w:val="DefaultParagraphFont"/>
    <w:link w:val="TableCaption"/>
    <w:rsid w:val="00586A35"/>
    <w:rPr>
      <w:rFonts w:ascii="Linux Libertine" w:hAnsi="Linux Libertine" w:cs="Linux Libertine" w:eastAsiaTheme="minorHAnsi"/>
      <w:b/>
      <w:sz w:val="18"/>
      <w:szCs w:val="22"/>
      <w:lang w:val="en-US" w:eastAsia="en-US"/>
    </w:rPr>
  </w:style>
  <w:style w:type="paragraph" w:styleId="TableFootnote" w:customStyle="1">
    <w:name w:val="TableFootnote"/>
    <w:basedOn w:val="Normal"/>
    <w:link w:val="TableFootnoteChar"/>
    <w:qFormat/>
    <w:rsid w:val="00586A35"/>
    <w:pPr>
      <w:spacing w:before="60" w:line="240" w:lineRule="auto"/>
      <w:jc w:val="center"/>
    </w:pPr>
    <w:rPr>
      <w:rFonts w:cs="Linux Libertine"/>
      <w:sz w:val="14"/>
    </w:rPr>
  </w:style>
  <w:style w:type="character" w:styleId="TableFootnoteChar" w:customStyle="1">
    <w:name w:val="TableFootnote Char"/>
    <w:basedOn w:val="DefaultParagraphFont"/>
    <w:link w:val="TableFootnote"/>
    <w:rsid w:val="00586A35"/>
    <w:rPr>
      <w:rFonts w:ascii="Linux Libertine" w:hAnsi="Linux Libertine" w:cs="Linux Libertine" w:eastAsiaTheme="minorHAnsi"/>
      <w:sz w:val="14"/>
      <w:szCs w:val="22"/>
      <w:lang w:val="en-US" w:eastAsia="en-US"/>
    </w:rPr>
  </w:style>
  <w:style w:type="paragraph" w:styleId="TitleNote" w:customStyle="1">
    <w:name w:val="TitleNote"/>
    <w:basedOn w:val="AuthNotes"/>
    <w:qFormat/>
    <w:rsid w:val="00586A35"/>
    <w:rPr>
      <w:sz w:val="20"/>
    </w:rPr>
  </w:style>
  <w:style w:type="paragraph" w:styleId="TransAbstract" w:customStyle="1">
    <w:name w:val="TransAbstract"/>
    <w:basedOn w:val="Abstract"/>
    <w:qFormat/>
    <w:rsid w:val="00586A35"/>
    <w:pPr>
      <w:spacing w:after="210"/>
    </w:pPr>
  </w:style>
  <w:style w:type="character" w:styleId="TransTitle" w:customStyle="1">
    <w:name w:val="TransTitle"/>
    <w:basedOn w:val="DefaultParagraphFont"/>
    <w:uiPriority w:val="1"/>
    <w:qFormat/>
    <w:rsid w:val="00586A35"/>
    <w:rPr>
      <w:color w:val="E36C0A" w:themeColor="accent6" w:themeShade="BF"/>
    </w:rPr>
  </w:style>
  <w:style w:type="character" w:styleId="Year" w:customStyle="1">
    <w:name w:val="Year"/>
    <w:basedOn w:val="DefaultParagraphFont"/>
    <w:uiPriority w:val="1"/>
    <w:qFormat/>
    <w:rsid w:val="00586A35"/>
    <w:rPr>
      <w:color w:val="auto"/>
      <w:bdr w:val="none" w:color="auto" w:sz="0" w:space="0"/>
      <w:shd w:val="clear" w:color="auto" w:fill="auto"/>
    </w:rPr>
  </w:style>
  <w:style w:type="paragraph" w:styleId="DisplayFormulaUnnum" w:customStyle="1">
    <w:name w:val="DisplayFormulaUnnum"/>
    <w:basedOn w:val="Normal"/>
    <w:link w:val="DisplayFormulaUnnumChar"/>
    <w:rsid w:val="00586A35"/>
  </w:style>
  <w:style w:type="character" w:styleId="DateChar" w:customStyle="1">
    <w:name w:val="Date Char"/>
    <w:basedOn w:val="DefaultParagraphFont"/>
    <w:uiPriority w:val="99"/>
    <w:semiHidden/>
    <w:rsid w:val="00586A35"/>
  </w:style>
  <w:style w:type="character" w:styleId="SubtitleChar" w:customStyle="1">
    <w:name w:val="Subtitle Char"/>
    <w:basedOn w:val="DefaultParagraphFont"/>
    <w:uiPriority w:val="11"/>
    <w:rsid w:val="00586A35"/>
    <w:rPr>
      <w:rFonts w:asciiTheme="majorHAnsi" w:hAnsiTheme="majorHAnsi" w:eastAsiaTheme="majorEastAsia" w:cstheme="majorBidi"/>
      <w:i/>
      <w:iCs/>
      <w:color w:val="4F81BD" w:themeColor="accent1"/>
      <w:spacing w:val="15"/>
      <w:sz w:val="24"/>
      <w:szCs w:val="24"/>
    </w:rPr>
  </w:style>
  <w:style w:type="character" w:styleId="DisplayFormulaUnnumChar" w:customStyle="1">
    <w:name w:val="DisplayFormulaUnnum Char"/>
    <w:basedOn w:val="DefaultParagraphFont"/>
    <w:link w:val="DisplayFormulaUnnum"/>
    <w:rsid w:val="00586A35"/>
    <w:rPr>
      <w:rFonts w:ascii="Linux Libertine" w:hAnsi="Linux Libertine" w:eastAsiaTheme="minorHAnsi" w:cstheme="minorBidi"/>
      <w:sz w:val="18"/>
      <w:szCs w:val="22"/>
      <w:lang w:val="en-US" w:eastAsia="en-US"/>
    </w:rPr>
  </w:style>
  <w:style w:type="paragraph" w:styleId="FigureUnnum" w:customStyle="1">
    <w:name w:val="FigureUnnum"/>
    <w:basedOn w:val="Normal"/>
    <w:link w:val="FigureUnnumChar"/>
    <w:rsid w:val="00586A35"/>
  </w:style>
  <w:style w:type="character" w:styleId="FigureUnnumChar" w:customStyle="1">
    <w:name w:val="FigureUnnum Char"/>
    <w:basedOn w:val="DefaultParagraphFont"/>
    <w:link w:val="FigureUnnum"/>
    <w:rsid w:val="00586A35"/>
    <w:rPr>
      <w:rFonts w:ascii="Linux Libertine" w:hAnsi="Linux Libertine" w:eastAsiaTheme="minorHAnsi" w:cstheme="minorBidi"/>
      <w:sz w:val="18"/>
      <w:szCs w:val="22"/>
      <w:lang w:val="en-US" w:eastAsia="en-US"/>
    </w:rPr>
  </w:style>
  <w:style w:type="paragraph" w:styleId="PresentAddress" w:customStyle="1">
    <w:name w:val="PresentAddress"/>
    <w:basedOn w:val="Normal"/>
    <w:link w:val="PresentAddressChar"/>
    <w:rsid w:val="00586A35"/>
  </w:style>
  <w:style w:type="character" w:styleId="PresentAddressChar" w:customStyle="1">
    <w:name w:val="PresentAddress Char"/>
    <w:basedOn w:val="DefaultParagraphFont"/>
    <w:link w:val="PresentAddress"/>
    <w:rsid w:val="00586A35"/>
    <w:rPr>
      <w:rFonts w:ascii="Linux Libertine" w:hAnsi="Linux Libertine" w:eastAsiaTheme="minorHAnsi" w:cstheme="minorBidi"/>
      <w:sz w:val="18"/>
      <w:szCs w:val="22"/>
      <w:lang w:val="en-US" w:eastAsia="en-US"/>
    </w:rPr>
  </w:style>
  <w:style w:type="paragraph" w:styleId="ParaContinue" w:customStyle="1">
    <w:name w:val="ParaContinue"/>
    <w:basedOn w:val="Para"/>
    <w:link w:val="ParaContinueChar"/>
    <w:rsid w:val="00586A35"/>
    <w:pPr>
      <w:ind w:firstLine="0"/>
    </w:pPr>
  </w:style>
  <w:style w:type="character" w:styleId="ParaContinueChar" w:customStyle="1">
    <w:name w:val="ParaContinue Char"/>
    <w:basedOn w:val="DefaultParagraphFont"/>
    <w:link w:val="ParaContinue"/>
    <w:rsid w:val="00586A35"/>
    <w:rPr>
      <w:rFonts w:ascii="Linux Libertine" w:hAnsi="Linux Libertine" w:eastAsiaTheme="minorHAnsi" w:cstheme="minorBidi"/>
      <w:sz w:val="18"/>
      <w:szCs w:val="22"/>
      <w:lang w:val="en-US" w:eastAsia="en-US"/>
    </w:rPr>
  </w:style>
  <w:style w:type="paragraph" w:styleId="AuthorBio" w:customStyle="1">
    <w:name w:val="AuthorBio"/>
    <w:link w:val="AuthorBioChar"/>
    <w:rsid w:val="00586A35"/>
    <w:pPr>
      <w:spacing w:after="200" w:line="276" w:lineRule="auto"/>
    </w:pPr>
    <w:rPr>
      <w:rFonts w:asciiTheme="minorHAnsi" w:hAnsiTheme="minorHAnsi" w:eastAsiaTheme="minorHAnsi" w:cstheme="minorBidi"/>
      <w:sz w:val="22"/>
      <w:szCs w:val="22"/>
      <w:lang w:val="en-US" w:eastAsia="en-US"/>
    </w:rPr>
  </w:style>
  <w:style w:type="character" w:styleId="AuthorBioChar" w:customStyle="1">
    <w:name w:val="AuthorBio Char"/>
    <w:basedOn w:val="DefaultParagraphFont"/>
    <w:link w:val="AuthorBio"/>
    <w:rsid w:val="00586A35"/>
    <w:rPr>
      <w:rFonts w:asciiTheme="minorHAnsi" w:hAnsiTheme="minorHAnsi" w:eastAsiaTheme="minorHAnsi" w:cstheme="minorBidi"/>
      <w:sz w:val="22"/>
      <w:szCs w:val="22"/>
      <w:lang w:val="en-US" w:eastAsia="en-US"/>
    </w:rPr>
  </w:style>
  <w:style w:type="paragraph" w:styleId="DocHead" w:customStyle="1">
    <w:name w:val="DocHead"/>
    <w:basedOn w:val="Normal"/>
    <w:autoRedefine/>
    <w:qFormat/>
    <w:rsid w:val="00586A35"/>
    <w:pPr>
      <w:pBdr>
        <w:top w:val="single" w:color="auto" w:sz="4" w:space="1"/>
        <w:bottom w:val="single" w:color="auto" w:sz="4" w:space="1"/>
      </w:pBdr>
      <w:shd w:val="pct15" w:color="auto" w:fill="auto"/>
    </w:pPr>
    <w:rPr>
      <w:rFonts w:asciiTheme="majorHAnsi" w:hAnsiTheme="majorHAnsi"/>
      <w:color w:val="000000" w:themeColor="text1"/>
      <w:sz w:val="32"/>
    </w:rPr>
  </w:style>
  <w:style w:type="character" w:styleId="Proceeding" w:customStyle="1">
    <w:name w:val="Proceeding"/>
    <w:basedOn w:val="DefaultParagraphFont"/>
    <w:uiPriority w:val="1"/>
    <w:qFormat/>
    <w:rsid w:val="00586A35"/>
    <w:rPr>
      <w:color w:val="auto"/>
      <w:bdr w:val="none" w:color="auto" w:sz="0" w:space="0"/>
      <w:shd w:val="clear" w:color="auto" w:fill="auto"/>
    </w:rPr>
  </w:style>
  <w:style w:type="character" w:styleId="Report" w:customStyle="1">
    <w:name w:val="Report"/>
    <w:basedOn w:val="DefaultParagraphFont"/>
    <w:uiPriority w:val="1"/>
    <w:qFormat/>
    <w:rsid w:val="00586A35"/>
    <w:rPr>
      <w:bdr w:val="none" w:color="auto" w:sz="0" w:space="0"/>
      <w:shd w:val="clear" w:color="auto" w:fill="auto"/>
    </w:rPr>
  </w:style>
  <w:style w:type="character" w:styleId="Thesis" w:customStyle="1">
    <w:name w:val="Thesis"/>
    <w:basedOn w:val="DefaultParagraphFont"/>
    <w:uiPriority w:val="1"/>
    <w:qFormat/>
    <w:rsid w:val="00586A35"/>
    <w:rPr>
      <w:color w:val="auto"/>
      <w:bdr w:val="none" w:color="auto" w:sz="0" w:space="0"/>
      <w:shd w:val="clear" w:color="auto" w:fill="auto"/>
    </w:rPr>
  </w:style>
  <w:style w:type="character" w:styleId="Issn" w:customStyle="1">
    <w:name w:val="Issn"/>
    <w:basedOn w:val="DefaultParagraphFont"/>
    <w:uiPriority w:val="1"/>
    <w:qFormat/>
    <w:rsid w:val="00586A35"/>
    <w:rPr>
      <w:bdr w:val="none" w:color="auto" w:sz="0" w:space="0"/>
      <w:shd w:val="clear" w:color="auto" w:fill="auto"/>
    </w:rPr>
  </w:style>
  <w:style w:type="character" w:styleId="Isbn" w:customStyle="1">
    <w:name w:val="Isbn"/>
    <w:basedOn w:val="DefaultParagraphFont"/>
    <w:uiPriority w:val="1"/>
    <w:qFormat/>
    <w:rsid w:val="00586A35"/>
    <w:rPr>
      <w:bdr w:val="none" w:color="auto" w:sz="0" w:space="0"/>
      <w:shd w:val="clear" w:color="auto" w:fill="auto"/>
    </w:rPr>
  </w:style>
  <w:style w:type="character" w:styleId="Coden" w:customStyle="1">
    <w:name w:val="Coden"/>
    <w:basedOn w:val="DefaultParagraphFont"/>
    <w:uiPriority w:val="1"/>
    <w:qFormat/>
    <w:rsid w:val="00586A35"/>
    <w:rPr>
      <w:color w:val="auto"/>
      <w:bdr w:val="none" w:color="auto" w:sz="0" w:space="0"/>
      <w:shd w:val="clear" w:color="auto" w:fill="auto"/>
    </w:rPr>
  </w:style>
  <w:style w:type="character" w:styleId="Patent" w:customStyle="1">
    <w:name w:val="Patent"/>
    <w:basedOn w:val="DefaultParagraphFont"/>
    <w:uiPriority w:val="1"/>
    <w:qFormat/>
    <w:rsid w:val="00586A35"/>
    <w:rPr>
      <w:color w:val="auto"/>
      <w:bdr w:val="none" w:color="auto" w:sz="0" w:space="0"/>
      <w:shd w:val="clear" w:color="auto" w:fill="auto"/>
    </w:rPr>
  </w:style>
  <w:style w:type="character" w:styleId="MiddleName" w:customStyle="1">
    <w:name w:val="MiddleName"/>
    <w:basedOn w:val="DefaultParagraphFont"/>
    <w:uiPriority w:val="1"/>
    <w:qFormat/>
    <w:rsid w:val="00586A35"/>
    <w:rPr>
      <w:color w:val="auto"/>
      <w:bdr w:val="none" w:color="auto" w:sz="0" w:space="0"/>
      <w:shd w:val="clear" w:color="auto" w:fill="auto"/>
    </w:rPr>
  </w:style>
  <w:style w:type="character" w:styleId="Query" w:customStyle="1">
    <w:name w:val="Query"/>
    <w:basedOn w:val="DefaultParagraphFont"/>
    <w:uiPriority w:val="1"/>
    <w:rsid w:val="00586A35"/>
    <w:rPr>
      <w:bdr w:val="none" w:color="auto" w:sz="0" w:space="0"/>
      <w:shd w:val="clear" w:color="auto" w:fill="FFFF0F"/>
    </w:rPr>
  </w:style>
  <w:style w:type="character" w:styleId="EdMiddleName" w:customStyle="1">
    <w:name w:val="EdMiddleName"/>
    <w:basedOn w:val="DefaultParagraphFont"/>
    <w:uiPriority w:val="1"/>
    <w:rsid w:val="00586A35"/>
    <w:rPr>
      <w:bdr w:val="none" w:color="auto" w:sz="0" w:space="0"/>
      <w:shd w:val="clear" w:color="auto" w:fill="auto"/>
    </w:rPr>
  </w:style>
  <w:style w:type="paragraph" w:styleId="UnnumFigure" w:customStyle="1">
    <w:name w:val="UnnumFigure"/>
    <w:basedOn w:val="Normal"/>
    <w:qFormat/>
    <w:rsid w:val="00586A35"/>
    <w:pPr>
      <w:pBdr>
        <w:top w:val="single" w:color="auto" w:sz="4" w:space="1"/>
        <w:bottom w:val="single" w:color="auto" w:sz="4" w:space="1"/>
      </w:pBdr>
      <w:shd w:val="clear" w:color="auto" w:fill="C6D9F1" w:themeFill="text2" w:themeFillTint="33"/>
    </w:pPr>
  </w:style>
  <w:style w:type="paragraph" w:styleId="UnnumTable" w:customStyle="1">
    <w:name w:val="UnnumTable"/>
    <w:basedOn w:val="Normal"/>
    <w:qFormat/>
    <w:rsid w:val="00586A35"/>
    <w:pPr>
      <w:pBdr>
        <w:top w:val="single" w:color="auto" w:sz="4" w:space="1"/>
        <w:bottom w:val="single" w:color="auto" w:sz="4" w:space="1"/>
      </w:pBdr>
      <w:shd w:val="clear" w:color="auto" w:fill="F2DBDB" w:themeFill="accent2" w:themeFillTint="33"/>
    </w:pPr>
  </w:style>
  <w:style w:type="paragraph" w:styleId="UnnumScheme" w:customStyle="1">
    <w:name w:val="UnnumScheme"/>
    <w:basedOn w:val="Normal"/>
    <w:qFormat/>
    <w:rsid w:val="00586A35"/>
    <w:pPr>
      <w:pBdr>
        <w:top w:val="single" w:color="auto" w:sz="4" w:space="1"/>
        <w:bottom w:val="single" w:color="auto" w:sz="4" w:space="1"/>
      </w:pBdr>
      <w:shd w:val="clear" w:color="auto" w:fill="DBE5F1" w:themeFill="accent1" w:themeFillTint="33"/>
    </w:pPr>
  </w:style>
  <w:style w:type="paragraph" w:styleId="Reference" w:customStyle="1">
    <w:name w:val="Reference"/>
    <w:basedOn w:val="Normal"/>
    <w:qFormat/>
    <w:rsid w:val="00586A35"/>
  </w:style>
  <w:style w:type="paragraph" w:styleId="Bibentry" w:customStyle="1">
    <w:name w:val="Bib_entry"/>
    <w:autoRedefine/>
    <w:qFormat/>
    <w:rsid w:val="00424594"/>
    <w:pPr>
      <w:ind w:left="270" w:hanging="300"/>
      <w:jc w:val="both"/>
    </w:pPr>
    <w:rPr>
      <w:rFonts w:ascii="Linux Libertine" w:hAnsi="Linux Libertine" w:cs="Linux Libertine" w:eastAsiaTheme="minorHAnsi"/>
      <w:sz w:val="14"/>
      <w:szCs w:val="22"/>
      <w:lang w:val="en-US" w:eastAsia="en-US"/>
    </w:rPr>
  </w:style>
  <w:style w:type="paragraph" w:styleId="ListStart" w:customStyle="1">
    <w:name w:val="ListStart"/>
    <w:basedOn w:val="Normal"/>
    <w:qFormat/>
    <w:rsid w:val="00586A35"/>
  </w:style>
  <w:style w:type="paragraph" w:styleId="ListEnd" w:customStyle="1">
    <w:name w:val="ListEnd"/>
    <w:basedOn w:val="Normal"/>
    <w:qFormat/>
    <w:rsid w:val="00586A35"/>
  </w:style>
  <w:style w:type="paragraph" w:styleId="AbbreviationHead" w:customStyle="1">
    <w:name w:val="AbbreviationHead"/>
    <w:basedOn w:val="NomenclatureHead"/>
    <w:qFormat/>
    <w:rsid w:val="00586A35"/>
  </w:style>
  <w:style w:type="paragraph" w:styleId="GraphAbstract" w:customStyle="1">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styleId="Epigraph" w:customStyle="1">
    <w:name w:val="Epigraph"/>
    <w:basedOn w:val="Normal"/>
    <w:autoRedefine/>
    <w:qFormat/>
    <w:rsid w:val="00586A35"/>
    <w:pPr>
      <w:ind w:left="720"/>
    </w:pPr>
    <w:rPr>
      <w:iCs/>
      <w:color w:val="5F497A" w:themeColor="accent4" w:themeShade="BF"/>
    </w:rPr>
  </w:style>
  <w:style w:type="paragraph" w:styleId="Dedication" w:customStyle="1">
    <w:name w:val="Dedication"/>
    <w:basedOn w:val="Para"/>
    <w:autoRedefine/>
    <w:qFormat/>
    <w:rsid w:val="00586A35"/>
    <w:rPr>
      <w:color w:val="943634" w:themeColor="accent2" w:themeShade="BF"/>
    </w:rPr>
  </w:style>
  <w:style w:type="paragraph" w:styleId="ConflictofInterest" w:customStyle="1">
    <w:name w:val="Conflictof Interest"/>
    <w:basedOn w:val="Para"/>
    <w:autoRedefine/>
    <w:qFormat/>
    <w:rsid w:val="00586A35"/>
    <w:rPr>
      <w:sz w:val="22"/>
    </w:rPr>
  </w:style>
  <w:style w:type="paragraph" w:styleId="FloatQuote" w:customStyle="1">
    <w:name w:val="FloatQuote"/>
    <w:basedOn w:val="Para"/>
    <w:qFormat/>
    <w:rsid w:val="00586A35"/>
    <w:pPr>
      <w:shd w:val="clear" w:color="auto" w:fill="FDE9D9" w:themeFill="accent6" w:themeFillTint="33"/>
      <w:ind w:left="1134" w:right="1134" w:firstLine="0"/>
      <w:jc w:val="both"/>
    </w:pPr>
  </w:style>
  <w:style w:type="paragraph" w:styleId="PullQuote" w:customStyle="1">
    <w:name w:val="PullQuote"/>
    <w:basedOn w:val="Para"/>
    <w:qFormat/>
    <w:rsid w:val="00586A35"/>
    <w:pPr>
      <w:shd w:val="clear" w:color="auto" w:fill="EAF1DD" w:themeFill="accent3" w:themeFillTint="33"/>
      <w:ind w:left="1134" w:right="1134" w:firstLine="0"/>
      <w:jc w:val="both"/>
    </w:pPr>
  </w:style>
  <w:style w:type="paragraph" w:styleId="TableFootTitle" w:customStyle="1">
    <w:name w:val="TableFootTitle"/>
    <w:basedOn w:val="TableFootnote"/>
    <w:autoRedefine/>
    <w:qFormat/>
    <w:rsid w:val="00586A35"/>
    <w:rPr>
      <w:sz w:val="22"/>
    </w:rPr>
  </w:style>
  <w:style w:type="character" w:styleId="GrantNumber" w:customStyle="1">
    <w:name w:val="GrantNumber"/>
    <w:basedOn w:val="FundingNumber"/>
    <w:uiPriority w:val="1"/>
    <w:qFormat/>
    <w:rsid w:val="00586A35"/>
    <w:rPr>
      <w:color w:val="9900FF"/>
    </w:rPr>
  </w:style>
  <w:style w:type="character" w:styleId="GrantSponser" w:customStyle="1">
    <w:name w:val="GrantSponser"/>
    <w:basedOn w:val="FundingAgency"/>
    <w:uiPriority w:val="1"/>
    <w:qFormat/>
    <w:rsid w:val="00586A35"/>
    <w:rPr>
      <w:color w:val="666699"/>
    </w:rPr>
  </w:style>
  <w:style w:type="character" w:styleId="FundingNumber" w:customStyle="1">
    <w:name w:val="FundingNumber"/>
    <w:basedOn w:val="DefaultParagraphFont"/>
    <w:uiPriority w:val="1"/>
    <w:qFormat/>
    <w:rsid w:val="00586A35"/>
    <w:rPr>
      <w:color w:val="9900FF"/>
    </w:rPr>
  </w:style>
  <w:style w:type="character" w:styleId="FundingAgency" w:customStyle="1">
    <w:name w:val="FundingAgency"/>
    <w:basedOn w:val="DefaultParagraphFont"/>
    <w:uiPriority w:val="1"/>
    <w:qFormat/>
    <w:rsid w:val="00586A35"/>
    <w:rPr>
      <w:color w:val="FF0000"/>
    </w:rPr>
  </w:style>
  <w:style w:type="paragraph" w:styleId="SuppHead" w:customStyle="1">
    <w:name w:val="SuppHead"/>
    <w:basedOn w:val="Head1"/>
    <w:qFormat/>
    <w:rsid w:val="00586A35"/>
  </w:style>
  <w:style w:type="paragraph" w:styleId="SuppInfo" w:customStyle="1">
    <w:name w:val="SuppInfo"/>
    <w:basedOn w:val="Para"/>
    <w:qFormat/>
    <w:rsid w:val="00586A35"/>
  </w:style>
  <w:style w:type="paragraph" w:styleId="SuppMedia" w:customStyle="1">
    <w:name w:val="SuppMedia"/>
    <w:basedOn w:val="Para"/>
    <w:qFormat/>
    <w:rsid w:val="00586A35"/>
  </w:style>
  <w:style w:type="paragraph" w:styleId="AdditionalInfoHead" w:customStyle="1">
    <w:name w:val="AdditionalInfoHead"/>
    <w:basedOn w:val="Head1"/>
    <w:qFormat/>
    <w:rsid w:val="00586A35"/>
  </w:style>
  <w:style w:type="paragraph" w:styleId="AdditionalInfo" w:customStyle="1">
    <w:name w:val="AdditionalInfo"/>
    <w:basedOn w:val="Para"/>
    <w:qFormat/>
    <w:rsid w:val="00586A35"/>
  </w:style>
  <w:style w:type="paragraph" w:styleId="Feature" w:customStyle="1">
    <w:name w:val="Feature"/>
    <w:basedOn w:val="BoxTitle"/>
    <w:qFormat/>
    <w:rsid w:val="00586A35"/>
  </w:style>
  <w:style w:type="paragraph" w:styleId="AltTitle" w:customStyle="1">
    <w:name w:val="AltTitle"/>
    <w:basedOn w:val="Titledocument"/>
    <w:qFormat/>
    <w:rsid w:val="00586A35"/>
  </w:style>
  <w:style w:type="paragraph" w:styleId="AltSubTitle" w:customStyle="1">
    <w:name w:val="AltSubTitle"/>
    <w:basedOn w:val="Subtitle"/>
    <w:qFormat/>
    <w:rsid w:val="00586A35"/>
  </w:style>
  <w:style w:type="paragraph" w:styleId="SelfCitation" w:customStyle="1">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hAnsi="Linux Biolinum" w:eastAsiaTheme="majorEastAsia" w:cstheme="majorBidi"/>
      <w:iCs/>
      <w:sz w:val="24"/>
      <w:szCs w:val="24"/>
    </w:rPr>
  </w:style>
  <w:style w:type="character" w:styleId="SubtitleChar1" w:customStyle="1">
    <w:name w:val="Subtitle Char1"/>
    <w:basedOn w:val="DefaultParagraphFont"/>
    <w:link w:val="Subtitle"/>
    <w:uiPriority w:val="11"/>
    <w:rsid w:val="00586A35"/>
    <w:rPr>
      <w:rFonts w:ascii="Linux Biolinum" w:hAnsi="Linux Biolinum" w:eastAsiaTheme="majorEastAsia" w:cstheme="majorBidi"/>
      <w:iCs/>
      <w:sz w:val="24"/>
      <w:szCs w:val="24"/>
      <w:lang w:val="en-US" w:eastAsia="en-US"/>
    </w:rPr>
  </w:style>
  <w:style w:type="character" w:styleId="ListTitle" w:customStyle="1">
    <w:name w:val="ListTitle"/>
    <w:basedOn w:val="Label"/>
    <w:uiPriority w:val="1"/>
    <w:qFormat/>
    <w:rsid w:val="00586A35"/>
    <w:rPr>
      <w:rFonts w:ascii="Linux Biolinum" w:hAnsi="Linux Biolinum"/>
      <w:b/>
      <w:color w:val="auto"/>
      <w:sz w:val="18"/>
    </w:rPr>
  </w:style>
  <w:style w:type="character" w:styleId="Isource" w:customStyle="1">
    <w:name w:val="Isource"/>
    <w:basedOn w:val="ListTitle"/>
    <w:uiPriority w:val="1"/>
    <w:qFormat/>
    <w:rsid w:val="00586A35"/>
    <w:rPr>
      <w:rFonts w:ascii="Linux Biolinum" w:hAnsi="Linux Biolinum"/>
      <w:b/>
      <w:color w:val="C0504D" w:themeColor="accent2"/>
      <w:sz w:val="18"/>
    </w:rPr>
  </w:style>
  <w:style w:type="paragraph" w:styleId="FigSource" w:customStyle="1">
    <w:name w:val="FigSource"/>
    <w:basedOn w:val="Normal"/>
    <w:qFormat/>
    <w:rsid w:val="00586A35"/>
  </w:style>
  <w:style w:type="paragraph" w:styleId="Copyright" w:customStyle="1">
    <w:name w:val="Copyright"/>
    <w:basedOn w:val="Normal"/>
    <w:qFormat/>
    <w:rsid w:val="00586A35"/>
  </w:style>
  <w:style w:type="paragraph" w:styleId="InlineSupp" w:customStyle="1">
    <w:name w:val="InlineSupp"/>
    <w:basedOn w:val="Normal"/>
    <w:qFormat/>
    <w:rsid w:val="00586A35"/>
  </w:style>
  <w:style w:type="paragraph" w:styleId="SidebarQuote" w:customStyle="1">
    <w:name w:val="SidebarQuote"/>
    <w:basedOn w:val="Normal"/>
    <w:qFormat/>
    <w:rsid w:val="00586A35"/>
  </w:style>
  <w:style w:type="character" w:styleId="AltName" w:customStyle="1">
    <w:name w:val="AltName"/>
    <w:basedOn w:val="DefaultParagraphFont"/>
    <w:uiPriority w:val="1"/>
    <w:qFormat/>
    <w:rsid w:val="00586A35"/>
    <w:rPr>
      <w:color w:val="403152" w:themeColor="accent4" w:themeShade="80"/>
    </w:rPr>
  </w:style>
  <w:style w:type="paragraph" w:styleId="StereoChemComp" w:customStyle="1">
    <w:name w:val="StereoChemComp"/>
    <w:basedOn w:val="Normal"/>
    <w:qFormat/>
    <w:rsid w:val="00586A35"/>
  </w:style>
  <w:style w:type="paragraph" w:styleId="StereoChemForm" w:customStyle="1">
    <w:name w:val="StereoChemForm"/>
    <w:basedOn w:val="Normal"/>
    <w:qFormat/>
    <w:rsid w:val="00586A35"/>
  </w:style>
  <w:style w:type="paragraph" w:styleId="StereoChemInfo" w:customStyle="1">
    <w:name w:val="StereoChemInfo"/>
    <w:basedOn w:val="Normal"/>
    <w:qFormat/>
    <w:rsid w:val="00586A35"/>
  </w:style>
  <w:style w:type="paragraph" w:styleId="MTDisplayEquation" w:customStyle="1">
    <w:name w:val="MTDisplayEquation"/>
    <w:basedOn w:val="Normal"/>
    <w:next w:val="Normal"/>
    <w:link w:val="MTDisplayEquationChar"/>
    <w:pPr>
      <w:tabs>
        <w:tab w:val="center" w:pos="4820"/>
        <w:tab w:val="right" w:pos="9640"/>
      </w:tabs>
      <w:spacing w:line="480" w:lineRule="auto"/>
    </w:pPr>
  </w:style>
  <w:style w:type="character" w:styleId="MTDisplayEquationChar" w:customStyle="1">
    <w:name w:val="MTDisplayEquation Char"/>
    <w:basedOn w:val="DefaultParagraphFont"/>
    <w:link w:val="MTDisplayEquation"/>
    <w:rPr>
      <w:rFonts w:asciiTheme="minorHAnsi" w:hAnsiTheme="minorHAnsi" w:eastAsiaTheme="minorHAnsi" w:cstheme="minorBidi"/>
      <w:sz w:val="22"/>
      <w:szCs w:val="22"/>
      <w:lang w:val="en-US" w:eastAsia="en-US"/>
    </w:rPr>
  </w:style>
  <w:style w:type="character" w:styleId="MTConvertedEquation" w:customStyle="1">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styleId="FootnoteTextChar" w:customStyle="1">
    <w:name w:val="Footnote Text Char"/>
    <w:basedOn w:val="DefaultParagraphFont"/>
    <w:link w:val="FootnoteText"/>
    <w:rsid w:val="00586A35"/>
    <w:rPr>
      <w:rFonts w:ascii="Linux Libertine" w:hAnsi="Linux Libertine" w:eastAsiaTheme="minorHAnsi" w:cstheme="minorBidi"/>
      <w:sz w:val="14"/>
      <w:szCs w:val="22"/>
      <w:lang w:val="en-US" w:eastAsia="en-US"/>
    </w:rPr>
  </w:style>
  <w:style w:type="paragraph" w:styleId="SIGPLANBasic" w:customStyle="1">
    <w:name w:val="SIGPLAN Basic"/>
    <w:rsid w:val="00586A35"/>
    <w:pPr>
      <w:spacing w:line="200" w:lineRule="exact"/>
    </w:pPr>
    <w:rPr>
      <w:rFonts w:ascii="Times New Roman" w:hAnsi="Times New Roman" w:eastAsia="Times New Roman" w:cs="Times New Roman"/>
      <w:sz w:val="18"/>
      <w:lang w:val="en-US" w:eastAsia="en-US"/>
    </w:rPr>
  </w:style>
  <w:style w:type="paragraph" w:styleId="SIGPLANSectionheading" w:customStyle="1">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styleId="SIGPLANAcknowledgmentsheading" w:customStyle="1">
    <w:name w:val="SIGPLAN Acknowledgments heading"/>
    <w:basedOn w:val="SIGPLANSectionheading"/>
    <w:next w:val="SIGPLANParagraph1"/>
    <w:rsid w:val="00586A35"/>
    <w:pPr>
      <w:numPr>
        <w:numId w:val="3"/>
      </w:numPr>
    </w:pPr>
  </w:style>
  <w:style w:type="paragraph" w:styleId="SIGPLANAbstractheading" w:customStyle="1">
    <w:name w:val="SIGPLAN Abstract heading"/>
    <w:basedOn w:val="SIGPLANAcknowledgmentsheading"/>
    <w:next w:val="SIGPLANParagraph1"/>
    <w:rsid w:val="00586A35"/>
    <w:pPr>
      <w:numPr>
        <w:numId w:val="4"/>
      </w:numPr>
      <w:spacing w:before="0" w:line="240" w:lineRule="exact"/>
    </w:pPr>
  </w:style>
  <w:style w:type="paragraph" w:styleId="SIGPLANAppendixheading" w:customStyle="1">
    <w:name w:val="SIGPLAN Appendix heading"/>
    <w:basedOn w:val="SIGPLANSectionheading"/>
    <w:next w:val="SIGPLANParagraph1"/>
    <w:rsid w:val="00586A35"/>
    <w:pPr>
      <w:numPr>
        <w:numId w:val="5"/>
      </w:numPr>
    </w:pPr>
  </w:style>
  <w:style w:type="paragraph" w:styleId="SIGPLANAuthorname" w:customStyle="1">
    <w:name w:val="SIGPLAN Author name"/>
    <w:basedOn w:val="Normal"/>
    <w:next w:val="SIGPLANAuthoraffiliation"/>
    <w:rsid w:val="00586A35"/>
    <w:pPr>
      <w:suppressAutoHyphens/>
      <w:spacing w:after="20" w:line="260" w:lineRule="exact"/>
      <w:jc w:val="center"/>
    </w:pPr>
  </w:style>
  <w:style w:type="paragraph" w:styleId="SIGPLANAuthoraffiliation" w:customStyle="1">
    <w:name w:val="SIGPLAN Author affiliation"/>
    <w:basedOn w:val="SIGPLANAuthorname"/>
    <w:next w:val="SIGPLANAuthoremail"/>
    <w:rsid w:val="00586A35"/>
    <w:pPr>
      <w:spacing w:before="100" w:after="0" w:line="200" w:lineRule="exact"/>
      <w:contextualSpacing/>
    </w:pPr>
    <w:rPr>
      <w:szCs w:val="18"/>
    </w:rPr>
  </w:style>
  <w:style w:type="paragraph" w:styleId="SIGPLANAuthoremail" w:customStyle="1">
    <w:name w:val="SIGPLAN Author email"/>
    <w:basedOn w:val="SIGPLANAuthoraffiliation"/>
    <w:next w:val="SIGPLANBasic"/>
    <w:rsid w:val="00586A35"/>
    <w:pPr>
      <w:spacing w:before="40"/>
      <w:contextualSpacing w:val="0"/>
    </w:pPr>
    <w:rPr>
      <w:rFonts w:ascii="Trebuchet MS" w:hAnsi="Trebuchet MS"/>
      <w:sz w:val="16"/>
    </w:rPr>
  </w:style>
  <w:style w:type="character" w:styleId="SIGPLANCode" w:customStyle="1">
    <w:name w:val="SIGPLAN Code"/>
    <w:basedOn w:val="DefaultParagraphFont"/>
    <w:rsid w:val="00586A35"/>
    <w:rPr>
      <w:rFonts w:ascii="Lucida Console" w:hAnsi="Lucida Console"/>
      <w:sz w:val="16"/>
    </w:rPr>
  </w:style>
  <w:style w:type="character" w:styleId="SIGPLANComputer" w:customStyle="1">
    <w:name w:val="SIGPLAN Computer"/>
    <w:basedOn w:val="DefaultParagraphFont"/>
    <w:rsid w:val="00586A35"/>
    <w:rPr>
      <w:rFonts w:ascii="Trebuchet MS" w:hAnsi="Trebuchet MS"/>
      <w:sz w:val="16"/>
    </w:rPr>
  </w:style>
  <w:style w:type="paragraph" w:styleId="SIGPLANCopyrightnotice" w:customStyle="1">
    <w:name w:val="SIGPLAN Copyright notice"/>
    <w:basedOn w:val="SIGPLANBasic"/>
    <w:rsid w:val="00586A35"/>
    <w:pPr>
      <w:suppressAutoHyphens/>
      <w:spacing w:line="160" w:lineRule="exact"/>
      <w:jc w:val="both"/>
    </w:pPr>
    <w:rPr>
      <w:sz w:val="14"/>
    </w:rPr>
  </w:style>
  <w:style w:type="character" w:styleId="SIGPLANEmphasize" w:customStyle="1">
    <w:name w:val="SIGPLAN Emphasize"/>
    <w:rsid w:val="00586A35"/>
    <w:rPr>
      <w:i/>
    </w:rPr>
  </w:style>
  <w:style w:type="paragraph" w:styleId="SIGPLANParagraph1" w:customStyle="1">
    <w:name w:val="SIGPLAN Paragraph 1"/>
    <w:basedOn w:val="SIGPLANBasic"/>
    <w:next w:val="SIGPLANParagraph"/>
    <w:rsid w:val="00586A35"/>
    <w:pPr>
      <w:jc w:val="both"/>
    </w:pPr>
  </w:style>
  <w:style w:type="paragraph" w:styleId="SIGPLANEnunciation" w:customStyle="1">
    <w:name w:val="SIGPLAN Enunciation"/>
    <w:basedOn w:val="SIGPLANParagraph1"/>
    <w:next w:val="SIGPLANParagraph1"/>
    <w:rsid w:val="00586A35"/>
    <w:pPr>
      <w:spacing w:before="140" w:after="140"/>
    </w:pPr>
  </w:style>
  <w:style w:type="character" w:styleId="SIGPLANEnunciationcaption" w:customStyle="1">
    <w:name w:val="SIGPLAN Enunciation caption"/>
    <w:basedOn w:val="DefaultParagraphFont"/>
    <w:rsid w:val="00586A35"/>
    <w:rPr>
      <w:smallCaps/>
    </w:rPr>
  </w:style>
  <w:style w:type="paragraph" w:styleId="SIGPLANEquation" w:customStyle="1">
    <w:name w:val="SIGPLAN Equation"/>
    <w:basedOn w:val="SIGPLANParagraph1"/>
    <w:next w:val="SIGPLANParagraph1"/>
    <w:rsid w:val="00586A35"/>
    <w:pPr>
      <w:tabs>
        <w:tab w:val="center" w:pos="2400"/>
        <w:tab w:val="right" w:pos="4800"/>
      </w:tabs>
      <w:spacing w:before="100" w:after="100"/>
      <w:contextualSpacing/>
      <w:jc w:val="center"/>
    </w:pPr>
  </w:style>
  <w:style w:type="paragraph" w:styleId="SIGPLANEquationnumber" w:customStyle="1">
    <w:name w:val="SIGPLAN Equation number"/>
    <w:basedOn w:val="SIGPLANEquation"/>
    <w:rsid w:val="00586A35"/>
    <w:pPr>
      <w:jc w:val="right"/>
    </w:pPr>
  </w:style>
  <w:style w:type="paragraph" w:styleId="SIGPLANFigurecaption" w:customStyle="1">
    <w:name w:val="SIGPLAN Figure caption"/>
    <w:basedOn w:val="SIGPLANParagraph1"/>
    <w:rsid w:val="00586A35"/>
    <w:pPr>
      <w:spacing w:before="20"/>
      <w:jc w:val="left"/>
    </w:pPr>
  </w:style>
  <w:style w:type="numbering" w:styleId="SIGPLANListbullet" w:customStyle="1">
    <w:name w:val="SIGPLAN List bullet"/>
    <w:basedOn w:val="NoList"/>
    <w:rsid w:val="00586A35"/>
    <w:pPr>
      <w:numPr>
        <w:numId w:val="6"/>
      </w:numPr>
    </w:pPr>
  </w:style>
  <w:style w:type="paragraph" w:styleId="SIGPLANListparagraph" w:customStyle="1">
    <w:name w:val="SIGPLAN List paragraph"/>
    <w:basedOn w:val="SIGPLANParagraph1"/>
    <w:rsid w:val="00586A35"/>
    <w:pPr>
      <w:spacing w:before="80" w:after="80"/>
      <w:ind w:left="260"/>
    </w:pPr>
  </w:style>
  <w:style w:type="paragraph" w:styleId="SIGPLANListitem" w:customStyle="1">
    <w:name w:val="SIGPLAN List item"/>
    <w:basedOn w:val="SIGPLANListparagraph"/>
    <w:rsid w:val="00586A35"/>
    <w:pPr>
      <w:ind w:left="0"/>
    </w:pPr>
  </w:style>
  <w:style w:type="numbering" w:styleId="SIGPLANListletter" w:customStyle="1">
    <w:name w:val="SIGPLAN List letter"/>
    <w:basedOn w:val="NoList"/>
    <w:rsid w:val="00586A35"/>
    <w:pPr>
      <w:numPr>
        <w:numId w:val="7"/>
      </w:numPr>
    </w:pPr>
  </w:style>
  <w:style w:type="numbering" w:styleId="SIGPLANListnumber" w:customStyle="1">
    <w:name w:val="SIGPLAN List number"/>
    <w:basedOn w:val="NoList"/>
    <w:rsid w:val="00586A35"/>
    <w:pPr>
      <w:numPr>
        <w:numId w:val="8"/>
      </w:numPr>
    </w:pPr>
  </w:style>
  <w:style w:type="paragraph" w:styleId="SIGPLANParagraph" w:customStyle="1">
    <w:name w:val="SIGPLAN Paragraph"/>
    <w:basedOn w:val="SIGPLANParagraph1"/>
    <w:rsid w:val="00586A35"/>
    <w:pPr>
      <w:ind w:firstLine="240"/>
    </w:pPr>
  </w:style>
  <w:style w:type="character" w:styleId="SIGPLANParagraphheading" w:customStyle="1">
    <w:name w:val="SIGPLAN Paragraph heading"/>
    <w:rsid w:val="00586A35"/>
    <w:rPr>
      <w:b/>
      <w:i/>
    </w:rPr>
  </w:style>
  <w:style w:type="paragraph" w:styleId="SIGPLANParagraphSubparagraphheading" w:customStyle="1">
    <w:name w:val="SIGPLAN Paragraph/Subparagraph heading"/>
    <w:basedOn w:val="SIGPLANParagraph1"/>
    <w:next w:val="SIGPLANParagraph"/>
    <w:rsid w:val="00586A35"/>
    <w:pPr>
      <w:spacing w:before="140"/>
      <w:outlineLvl w:val="3"/>
    </w:pPr>
  </w:style>
  <w:style w:type="paragraph" w:styleId="SIGPLANReference" w:customStyle="1">
    <w:name w:val="SIGPLAN Reference"/>
    <w:basedOn w:val="SIGPLANParagraph1"/>
    <w:rsid w:val="00586A35"/>
    <w:pPr>
      <w:spacing w:after="80" w:line="180" w:lineRule="exact"/>
      <w:ind w:left="340" w:hanging="340"/>
    </w:pPr>
    <w:rPr>
      <w:sz w:val="16"/>
    </w:rPr>
  </w:style>
  <w:style w:type="paragraph" w:styleId="SIGPLANReferencesheading" w:customStyle="1">
    <w:name w:val="SIGPLAN References heading"/>
    <w:basedOn w:val="SIGPLANAcknowledgmentsheading"/>
    <w:next w:val="SIGPLANReference"/>
    <w:rsid w:val="00586A35"/>
    <w:pPr>
      <w:numPr>
        <w:numId w:val="9"/>
      </w:numPr>
    </w:pPr>
  </w:style>
  <w:style w:type="character" w:styleId="SIGPLANSubparagraphheading" w:customStyle="1">
    <w:name w:val="SIGPLAN Subparagraph heading"/>
    <w:rsid w:val="00586A35"/>
    <w:rPr>
      <w:i/>
    </w:rPr>
  </w:style>
  <w:style w:type="paragraph" w:styleId="SIGPLANSubsectionheading" w:customStyle="1">
    <w:name w:val="SIGPLAN Subsection heading"/>
    <w:basedOn w:val="SIGPLANSectionheading"/>
    <w:next w:val="SIGPLANParagraph1"/>
    <w:rsid w:val="00586A35"/>
    <w:pPr>
      <w:numPr>
        <w:numId w:val="0"/>
      </w:numPr>
      <w:spacing w:before="180" w:line="200" w:lineRule="exact"/>
      <w:outlineLvl w:val="1"/>
    </w:pPr>
    <w:rPr>
      <w:sz w:val="18"/>
    </w:rPr>
  </w:style>
  <w:style w:type="paragraph" w:styleId="SIGPLANSub-subsectionheading" w:customStyle="1">
    <w:name w:val="SIGPLAN Sub-subsection heading"/>
    <w:basedOn w:val="SIGPLANSubsectionheading"/>
    <w:next w:val="SIGPLANParagraph1"/>
    <w:rsid w:val="00586A35"/>
    <w:pPr>
      <w:outlineLvl w:val="2"/>
    </w:pPr>
  </w:style>
  <w:style w:type="paragraph" w:styleId="SIGPLANTitle" w:customStyle="1">
    <w:name w:val="SIGPLAN Title"/>
    <w:basedOn w:val="SIGPLANBasic"/>
    <w:rsid w:val="00586A35"/>
    <w:pPr>
      <w:suppressAutoHyphens/>
      <w:spacing w:line="400" w:lineRule="exact"/>
      <w:jc w:val="center"/>
    </w:pPr>
    <w:rPr>
      <w:b/>
      <w:sz w:val="36"/>
    </w:rPr>
  </w:style>
  <w:style w:type="paragraph" w:styleId="SIGPLANSubtitle" w:customStyle="1">
    <w:name w:val="SIGPLAN Subtitle"/>
    <w:basedOn w:val="SIGPLANTitle"/>
    <w:next w:val="SIGPLANBasic"/>
    <w:rsid w:val="00586A35"/>
    <w:pPr>
      <w:spacing w:before="120" w:line="360" w:lineRule="exact"/>
    </w:pPr>
    <w:rPr>
      <w:sz w:val="28"/>
    </w:rPr>
  </w:style>
  <w:style w:type="paragraph" w:styleId="SIGPLANTablecaption" w:customStyle="1">
    <w:name w:val="SIGPLAN Table caption"/>
    <w:basedOn w:val="SIGPLANFigurecaption"/>
    <w:rsid w:val="00586A35"/>
    <w:pPr>
      <w:spacing w:before="0" w:after="20"/>
    </w:pPr>
  </w:style>
  <w:style w:type="paragraph" w:styleId="Address" w:customStyle="1">
    <w:name w:val="Address"/>
    <w:rsid w:val="00586A35"/>
    <w:pPr>
      <w:spacing w:before="240" w:after="240" w:line="560" w:lineRule="exact"/>
      <w:ind w:left="720" w:right="720"/>
      <w:contextualSpacing/>
    </w:pPr>
    <w:rPr>
      <w:rFonts w:ascii="Cambria Math" w:hAnsi="Cambria Math" w:eastAsia="Times New Roman" w:cs="Times New Roman"/>
      <w:color w:val="244061"/>
      <w:sz w:val="24"/>
      <w:lang w:val="en-US" w:eastAsia="en-US"/>
    </w:rPr>
  </w:style>
  <w:style w:type="paragraph" w:styleId="Algorithm" w:customStyle="1">
    <w:name w:val="Algorithm"/>
    <w:basedOn w:val="Normal"/>
    <w:qFormat/>
    <w:rsid w:val="00586A35"/>
    <w:pPr>
      <w:spacing w:line="240" w:lineRule="auto"/>
    </w:pPr>
  </w:style>
  <w:style w:type="paragraph" w:styleId="Annotation" w:customStyle="1">
    <w:name w:val="Annotation"/>
    <w:basedOn w:val="Normal"/>
    <w:qFormat/>
    <w:rsid w:val="00586A35"/>
    <w:rPr>
      <w:sz w:val="20"/>
    </w:rPr>
  </w:style>
  <w:style w:type="paragraph" w:styleId="Answer" w:customStyle="1">
    <w:name w:val="Answer"/>
    <w:qFormat/>
    <w:rsid w:val="00586A35"/>
    <w:pPr>
      <w:tabs>
        <w:tab w:val="left" w:pos="720"/>
      </w:tabs>
      <w:spacing w:line="560" w:lineRule="exact"/>
      <w:ind w:left="720" w:hanging="720"/>
      <w:contextualSpacing/>
    </w:pPr>
    <w:rPr>
      <w:rFonts w:ascii="Cambria Math" w:hAnsi="Cambria Math" w:eastAsia="Times New Roman" w:cs="Times New Roman"/>
      <w:color w:val="8B4552"/>
      <w:sz w:val="24"/>
      <w:lang w:val="en-US" w:eastAsia="en-US"/>
    </w:rPr>
  </w:style>
  <w:style w:type="paragraph" w:styleId="AppendixNumber" w:customStyle="1">
    <w:name w:val="AppendixNumber"/>
    <w:qFormat/>
    <w:rsid w:val="00586A35"/>
    <w:pPr>
      <w:spacing w:after="200" w:line="276" w:lineRule="auto"/>
    </w:pPr>
    <w:rPr>
      <w:rFonts w:asciiTheme="minorHAnsi" w:hAnsiTheme="minorHAnsi" w:eastAsiaTheme="minorHAnsi" w:cstheme="minorBidi"/>
      <w:sz w:val="22"/>
      <w:szCs w:val="22"/>
      <w:lang w:val="en-US" w:eastAsia="en-US"/>
    </w:rPr>
  </w:style>
  <w:style w:type="paragraph" w:styleId="Assessment" w:customStyle="1">
    <w:name w:val="Assessment"/>
    <w:qFormat/>
    <w:rsid w:val="00586A35"/>
    <w:pPr>
      <w:pBdr>
        <w:top w:val="wave" w:color="auto" w:sz="6" w:space="8"/>
        <w:bottom w:val="wave" w:color="auto" w:sz="6" w:space="12"/>
      </w:pBdr>
      <w:spacing w:before="120" w:after="120" w:line="280" w:lineRule="exact"/>
      <w:jc w:val="center"/>
    </w:pPr>
    <w:rPr>
      <w:rFonts w:ascii="Arial Unicode MS" w:hAnsi="Arial Unicode MS" w:eastAsia="Arial Unicode MS" w:cs="Times New Roman"/>
      <w:color w:val="FF0000"/>
      <w:sz w:val="24"/>
      <w:lang w:val="en-US" w:eastAsia="en-US"/>
    </w:rPr>
  </w:style>
  <w:style w:type="paragraph" w:styleId="AuthInfo" w:customStyle="1">
    <w:name w:val="AuthInfo"/>
    <w:qFormat/>
    <w:rsid w:val="00586A35"/>
    <w:pPr>
      <w:spacing w:after="200" w:line="276" w:lineRule="auto"/>
    </w:pPr>
    <w:rPr>
      <w:rFonts w:asciiTheme="minorHAnsi" w:hAnsiTheme="minorHAnsi" w:eastAsiaTheme="minorHAnsi" w:cstheme="minorBidi"/>
      <w:sz w:val="22"/>
      <w:szCs w:val="22"/>
      <w:lang w:val="en-US" w:eastAsia="en-US"/>
    </w:rPr>
  </w:style>
  <w:style w:type="paragraph" w:styleId="AuthorBioHead" w:customStyle="1">
    <w:name w:val="AuthorBioHead"/>
    <w:qFormat/>
    <w:rsid w:val="00586A35"/>
    <w:pPr>
      <w:spacing w:after="200" w:line="276" w:lineRule="auto"/>
    </w:pPr>
    <w:rPr>
      <w:rFonts w:ascii="Times New Roman" w:hAnsi="Times New Roman" w:eastAsiaTheme="minorHAnsi" w:cstheme="minorBidi"/>
      <w:sz w:val="28"/>
      <w:szCs w:val="22"/>
      <w:lang w:val="en-US" w:eastAsia="en-US"/>
    </w:rPr>
  </w:style>
  <w:style w:type="paragraph" w:styleId="BibLaTex" w:customStyle="1">
    <w:name w:val="Bib_LaTex"/>
    <w:qFormat/>
    <w:rsid w:val="00586A35"/>
    <w:pPr>
      <w:spacing w:after="200" w:line="276" w:lineRule="auto"/>
    </w:pPr>
    <w:rPr>
      <w:rFonts w:ascii="Times New Roman" w:hAnsi="Times New Roman" w:eastAsiaTheme="minorHAnsi" w:cstheme="minorBidi"/>
      <w:sz w:val="22"/>
      <w:szCs w:val="22"/>
      <w:lang w:val="en-US" w:eastAsia="en-US"/>
    </w:rPr>
  </w:style>
  <w:style w:type="paragraph" w:styleId="Blurb" w:customStyle="1">
    <w:name w:val="Blurb"/>
    <w:basedOn w:val="Normal"/>
    <w:qFormat/>
    <w:rsid w:val="00586A35"/>
    <w:pPr>
      <w:spacing w:after="240" w:line="360" w:lineRule="exact"/>
      <w:ind w:left="1440" w:right="1440"/>
    </w:pPr>
    <w:rPr>
      <w:rFonts w:ascii="Arial Unicode MS" w:hAnsi="Arial Unicode MS" w:eastAsia="Times New Roman" w:cs="Times New Roman"/>
      <w:sz w:val="24"/>
      <w:szCs w:val="20"/>
      <w:lang w:val="en-GB"/>
    </w:rPr>
  </w:style>
  <w:style w:type="character" w:styleId="BookSeries" w:customStyle="1">
    <w:name w:val="BookSeries"/>
    <w:uiPriority w:val="1"/>
    <w:rsid w:val="00586A35"/>
  </w:style>
  <w:style w:type="paragraph" w:styleId="BoxHead1" w:customStyle="1">
    <w:name w:val="BoxHead1"/>
    <w:basedOn w:val="AppendixH1"/>
    <w:qFormat/>
    <w:rsid w:val="00586A35"/>
  </w:style>
  <w:style w:type="paragraph" w:styleId="BoxHead2" w:customStyle="1">
    <w:name w:val="BoxHead2"/>
    <w:basedOn w:val="AppendixH2"/>
    <w:qFormat/>
    <w:rsid w:val="00586A35"/>
  </w:style>
  <w:style w:type="paragraph" w:styleId="BoxHead3" w:customStyle="1">
    <w:name w:val="BoxHead3"/>
    <w:basedOn w:val="AppendixH3"/>
    <w:qFormat/>
    <w:rsid w:val="00586A35"/>
  </w:style>
  <w:style w:type="paragraph" w:styleId="BoxKeyword" w:customStyle="1">
    <w:name w:val="BoxKeyword"/>
    <w:autoRedefine/>
    <w:qFormat/>
    <w:rsid w:val="00586A35"/>
    <w:pPr>
      <w:spacing w:after="200" w:line="276" w:lineRule="auto"/>
    </w:pPr>
    <w:rPr>
      <w:rFonts w:ascii="Times New Roman" w:hAnsi="Times New Roman" w:eastAsiaTheme="minorHAnsi" w:cstheme="minorBidi"/>
      <w:sz w:val="24"/>
      <w:szCs w:val="22"/>
      <w:lang w:val="en-US" w:eastAsia="en-US"/>
    </w:rPr>
  </w:style>
  <w:style w:type="paragraph" w:styleId="Break" w:customStyle="1">
    <w:name w:val="Break"/>
    <w:basedOn w:val="Normal"/>
    <w:qFormat/>
    <w:rsid w:val="00586A35"/>
    <w:pPr>
      <w:shd w:val="thinReverseDiagStripe" w:color="auto" w:fill="auto"/>
      <w:spacing w:after="120" w:line="560" w:lineRule="exact"/>
      <w:jc w:val="center"/>
    </w:pPr>
    <w:rPr>
      <w:rFonts w:ascii="Cambria Math" w:hAnsi="Cambria Math" w:eastAsia="Times New Roman" w:cs="Times New Roman"/>
      <w:sz w:val="24"/>
      <w:szCs w:val="20"/>
    </w:rPr>
  </w:style>
  <w:style w:type="paragraph" w:styleId="ChapterBegin" w:customStyle="1">
    <w:name w:val="ChapterBegin"/>
    <w:basedOn w:val="Normal"/>
    <w:qFormat/>
    <w:rsid w:val="00586A35"/>
    <w:pPr>
      <w:pBdr>
        <w:top w:val="thinThickSmallGap" w:color="auto" w:sz="24" w:space="1"/>
        <w:left w:val="thinThickSmallGap" w:color="auto" w:sz="24" w:space="4"/>
        <w:right w:val="thickThinSmallGap" w:color="auto" w:sz="24" w:space="4"/>
      </w:pBdr>
      <w:shd w:val="clear" w:color="auto" w:fill="D9E6FF"/>
      <w:spacing w:before="360" w:after="360" w:line="360" w:lineRule="exact"/>
      <w:jc w:val="center"/>
    </w:pPr>
    <w:rPr>
      <w:rFonts w:ascii="Arial Unicode MS" w:hAnsi="Arial Unicode MS" w:eastAsia="Times New Roman" w:cs="Times New Roman"/>
      <w:b/>
      <w:color w:val="660033"/>
      <w:sz w:val="28"/>
      <w:szCs w:val="20"/>
      <w:lang w:val="en-GB"/>
    </w:rPr>
  </w:style>
  <w:style w:type="paragraph" w:styleId="ChapterEnd" w:customStyle="1">
    <w:name w:val="ChapterEnd"/>
    <w:basedOn w:val="Normal"/>
    <w:qFormat/>
    <w:rsid w:val="00586A35"/>
    <w:pPr>
      <w:pBdr>
        <w:left w:val="thinThickSmallGap" w:color="auto" w:sz="24" w:space="4"/>
        <w:bottom w:val="thickThinSmallGap" w:color="auto" w:sz="24" w:space="1"/>
        <w:right w:val="thickThinSmallGap" w:color="auto" w:sz="24" w:space="4"/>
      </w:pBdr>
      <w:shd w:val="clear" w:color="auto" w:fill="D9E6FF"/>
      <w:spacing w:before="360" w:after="360" w:line="360" w:lineRule="exact"/>
      <w:jc w:val="center"/>
    </w:pPr>
    <w:rPr>
      <w:rFonts w:ascii="Arial Unicode MS" w:hAnsi="Arial Unicode MS" w:eastAsia="Times New Roman" w:cs="Times New Roman"/>
      <w:b/>
      <w:color w:val="660033"/>
      <w:sz w:val="28"/>
      <w:szCs w:val="20"/>
      <w:lang w:val="en-GB"/>
    </w:rPr>
  </w:style>
  <w:style w:type="paragraph" w:styleId="ChapterNumber" w:customStyle="1">
    <w:name w:val="ChapterNumber"/>
    <w:basedOn w:val="Normal"/>
    <w:next w:val="Normal"/>
    <w:rsid w:val="00586A35"/>
    <w:pPr>
      <w:keepNext/>
      <w:keepLines/>
      <w:widowControl w:val="0"/>
      <w:spacing w:before="360" w:after="120" w:line="560" w:lineRule="exact"/>
    </w:pPr>
    <w:rPr>
      <w:rFonts w:ascii="Arial Unicode MS" w:hAnsi="Arial Unicode MS" w:eastAsia="Times New Roman" w:cs="Times New Roman"/>
      <w:b/>
      <w:i/>
      <w:sz w:val="36"/>
      <w:szCs w:val="20"/>
    </w:rPr>
  </w:style>
  <w:style w:type="paragraph" w:styleId="ChapterTitle" w:customStyle="1">
    <w:name w:val="ChapterTitle"/>
    <w:basedOn w:val="ChapterNumber"/>
    <w:rsid w:val="00586A35"/>
    <w:pPr>
      <w:jc w:val="left"/>
    </w:pPr>
    <w:rPr>
      <w:i w:val="0"/>
      <w:sz w:val="40"/>
    </w:rPr>
  </w:style>
  <w:style w:type="paragraph" w:styleId="ChapterSubTitle" w:customStyle="1">
    <w:name w:val="ChapterSubTitle"/>
    <w:basedOn w:val="ChapterTitle"/>
    <w:next w:val="Normal"/>
    <w:rsid w:val="00586A35"/>
    <w:pPr>
      <w:spacing w:before="0"/>
    </w:pPr>
    <w:rPr>
      <w:b w:val="0"/>
      <w:i/>
      <w:sz w:val="36"/>
    </w:rPr>
  </w:style>
  <w:style w:type="paragraph" w:styleId="ChemFormula" w:customStyle="1">
    <w:name w:val="ChemFormula"/>
    <w:basedOn w:val="Normal"/>
    <w:qFormat/>
    <w:rsid w:val="00586A35"/>
  </w:style>
  <w:style w:type="paragraph" w:styleId="ChemFormulaUnnum" w:customStyle="1">
    <w:name w:val="ChemFormulaUnnum"/>
    <w:basedOn w:val="Normal"/>
    <w:qFormat/>
    <w:rsid w:val="00586A35"/>
  </w:style>
  <w:style w:type="paragraph" w:styleId="Chemistry" w:customStyle="1">
    <w:name w:val="Chemistry"/>
    <w:basedOn w:val="Normal"/>
    <w:qFormat/>
    <w:rsid w:val="00586A35"/>
    <w:pPr>
      <w:tabs>
        <w:tab w:val="right" w:pos="8640"/>
      </w:tabs>
      <w:spacing w:line="560" w:lineRule="exact"/>
      <w:ind w:left="1440" w:right="720" w:hanging="720"/>
      <w:jc w:val="center"/>
    </w:pPr>
    <w:rPr>
      <w:rFonts w:ascii="Cambria Math" w:hAnsi="Cambria Math" w:eastAsia="Times New Roman" w:cs="Times New Roman"/>
      <w:color w:val="006666"/>
      <w:sz w:val="24"/>
      <w:szCs w:val="20"/>
      <w:lang w:val="en-GB"/>
    </w:rPr>
  </w:style>
  <w:style w:type="character" w:styleId="CJK" w:customStyle="1">
    <w:name w:val="CJK"/>
    <w:uiPriority w:val="1"/>
    <w:rsid w:val="00586A35"/>
  </w:style>
  <w:style w:type="paragraph" w:styleId="ClientTag" w:customStyle="1">
    <w:name w:val="ClientTag"/>
    <w:basedOn w:val="Normal"/>
    <w:qFormat/>
    <w:rsid w:val="00586A35"/>
  </w:style>
  <w:style w:type="paragraph" w:styleId="Contributor" w:customStyle="1">
    <w:name w:val="Contributor"/>
    <w:basedOn w:val="Normal"/>
    <w:qFormat/>
    <w:rsid w:val="00586A35"/>
    <w:pPr>
      <w:keepLines/>
      <w:spacing w:after="120" w:line="360" w:lineRule="exact"/>
      <w:contextualSpacing/>
      <w:jc w:val="center"/>
    </w:pPr>
    <w:rPr>
      <w:rFonts w:ascii="Arial Unicode MS" w:hAnsi="Arial Unicode MS" w:eastAsia="Times New Roman" w:cs="Times New Roman"/>
      <w:sz w:val="28"/>
      <w:szCs w:val="20"/>
    </w:rPr>
  </w:style>
  <w:style w:type="character" w:styleId="Correct" w:customStyle="1">
    <w:name w:val="Correct"/>
    <w:basedOn w:val="DefaultParagraphFont"/>
    <w:uiPriority w:val="1"/>
    <w:qFormat/>
    <w:rsid w:val="00586A35"/>
    <w:rPr>
      <w:b/>
      <w:color w:val="0070C0"/>
    </w:rPr>
  </w:style>
  <w:style w:type="paragraph" w:styleId="Definition" w:customStyle="1">
    <w:name w:val="Definition"/>
    <w:basedOn w:val="Normal"/>
    <w:qFormat/>
    <w:rsid w:val="00586A35"/>
    <w:pPr>
      <w:tabs>
        <w:tab w:val="right" w:pos="8640"/>
      </w:tabs>
      <w:spacing w:line="560" w:lineRule="exact"/>
      <w:ind w:left="720" w:hanging="720"/>
    </w:pPr>
    <w:rPr>
      <w:rFonts w:ascii="Cambria Math" w:hAnsi="Cambria Math" w:eastAsia="Times New Roman" w:cs="Times New Roman"/>
      <w:color w:val="006666"/>
      <w:sz w:val="24"/>
      <w:szCs w:val="20"/>
    </w:rPr>
  </w:style>
  <w:style w:type="paragraph" w:styleId="Dialogue" w:customStyle="1">
    <w:name w:val="Dialogue"/>
    <w:basedOn w:val="Normal"/>
    <w:qFormat/>
    <w:rsid w:val="00586A35"/>
    <w:pPr>
      <w:tabs>
        <w:tab w:val="left" w:pos="2880"/>
      </w:tabs>
      <w:spacing w:line="560" w:lineRule="exact"/>
      <w:ind w:left="2880" w:right="720" w:hanging="2160"/>
      <w:contextualSpacing/>
    </w:pPr>
    <w:rPr>
      <w:rFonts w:ascii="Cambria Math" w:hAnsi="Cambria Math" w:eastAsia="Times New Roman" w:cs="Times New Roman"/>
      <w:sz w:val="24"/>
      <w:szCs w:val="20"/>
      <w:lang w:val="en-GB"/>
    </w:rPr>
  </w:style>
  <w:style w:type="paragraph" w:styleId="Dictionary" w:customStyle="1">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hAnsi="Cambria Math" w:eastAsia="Times New Roman" w:cs="Times New Roman"/>
      <w:color w:val="007A37"/>
      <w:sz w:val="24"/>
      <w:szCs w:val="20"/>
      <w:lang w:val="en-GB"/>
    </w:rPr>
  </w:style>
  <w:style w:type="paragraph" w:styleId="Disclosure" w:customStyle="1">
    <w:name w:val="Disclosure"/>
    <w:basedOn w:val="Para"/>
    <w:qFormat/>
    <w:rsid w:val="00586A35"/>
  </w:style>
  <w:style w:type="paragraph" w:styleId="DisclosureHead" w:customStyle="1">
    <w:name w:val="DisclosureHead"/>
    <w:basedOn w:val="Head1"/>
    <w:qFormat/>
    <w:rsid w:val="00586A35"/>
  </w:style>
  <w:style w:type="paragraph" w:styleId="Editors" w:customStyle="1">
    <w:name w:val="Editors"/>
    <w:basedOn w:val="Normal"/>
    <w:qFormat/>
    <w:rsid w:val="00586A35"/>
    <w:pPr>
      <w:spacing w:after="200" w:line="276" w:lineRule="auto"/>
      <w:jc w:val="left"/>
    </w:pPr>
    <w:rPr>
      <w:rFonts w:asciiTheme="minorHAnsi" w:hAnsiTheme="minorHAnsi"/>
      <w:sz w:val="22"/>
    </w:rPr>
  </w:style>
  <w:style w:type="character" w:styleId="EpreprintDate" w:customStyle="1">
    <w:name w:val="EpreprintDate"/>
    <w:basedOn w:val="DefaultParagraphFont"/>
    <w:uiPriority w:val="1"/>
    <w:qFormat/>
    <w:rsid w:val="00586A35"/>
    <w:rPr>
      <w:bdr w:val="none" w:color="auto" w:sz="0" w:space="0"/>
      <w:shd w:val="clear" w:color="auto" w:fill="B8CCE4" w:themeFill="accent1" w:themeFillTint="66"/>
    </w:rPr>
  </w:style>
  <w:style w:type="character" w:styleId="EqnCount" w:customStyle="1">
    <w:name w:val="EqnCount"/>
    <w:basedOn w:val="DefaultParagraphFont"/>
    <w:uiPriority w:val="1"/>
    <w:qFormat/>
    <w:rsid w:val="00586A35"/>
    <w:rPr>
      <w:color w:val="0000FF"/>
    </w:rPr>
  </w:style>
  <w:style w:type="character" w:styleId="eSlide" w:customStyle="1">
    <w:name w:val="eSlide"/>
    <w:basedOn w:val="DefaultParagraphFont"/>
    <w:uiPriority w:val="1"/>
    <w:qFormat/>
    <w:rsid w:val="00586A35"/>
    <w:rPr>
      <w:color w:val="FF0000"/>
    </w:rPr>
  </w:style>
  <w:style w:type="paragraph" w:styleId="ExampleBegin" w:customStyle="1">
    <w:name w:val="ExampleBegin"/>
    <w:basedOn w:val="Normal"/>
    <w:qFormat/>
    <w:rsid w:val="00586A35"/>
    <w:pPr>
      <w:pBdr>
        <w:top w:val="dashed" w:color="auto" w:sz="12" w:space="1"/>
        <w:left w:val="dashed" w:color="auto" w:sz="12" w:space="4"/>
        <w:right w:val="dashed" w:color="auto" w:sz="12" w:space="4"/>
      </w:pBdr>
      <w:shd w:val="pct12" w:color="auto" w:fill="FFFFFF"/>
      <w:spacing w:before="360" w:after="360" w:line="360" w:lineRule="exact"/>
      <w:jc w:val="center"/>
    </w:pPr>
    <w:rPr>
      <w:rFonts w:ascii="Arial Unicode MS" w:hAnsi="Arial Unicode MS" w:eastAsia="Arial Unicode MS" w:cs="Times New Roman"/>
      <w:b/>
      <w:color w:val="660033"/>
      <w:sz w:val="28"/>
      <w:szCs w:val="20"/>
    </w:rPr>
  </w:style>
  <w:style w:type="paragraph" w:styleId="ExampleEnd" w:customStyle="1">
    <w:name w:val="ExampleEnd"/>
    <w:basedOn w:val="Normal"/>
    <w:qFormat/>
    <w:rsid w:val="00586A35"/>
    <w:pPr>
      <w:pBdr>
        <w:left w:val="dashed" w:color="auto" w:sz="12" w:space="4"/>
        <w:bottom w:val="dashed" w:color="auto" w:sz="12" w:space="1"/>
        <w:right w:val="dashed" w:color="auto" w:sz="12" w:space="4"/>
      </w:pBdr>
      <w:shd w:val="pct12" w:color="auto" w:fill="FFFFFF"/>
      <w:spacing w:before="360" w:after="360" w:line="360" w:lineRule="exact"/>
      <w:jc w:val="center"/>
    </w:pPr>
    <w:rPr>
      <w:rFonts w:ascii="Arial Unicode MS" w:hAnsi="Arial Unicode MS" w:eastAsia="Arial Unicode MS" w:cs="Times New Roman"/>
      <w:b/>
      <w:color w:val="660033"/>
      <w:sz w:val="28"/>
      <w:szCs w:val="20"/>
    </w:rPr>
  </w:style>
  <w:style w:type="paragraph" w:styleId="ExerciseBegin" w:customStyle="1">
    <w:name w:val="ExerciseBegin"/>
    <w:basedOn w:val="Normal"/>
    <w:qFormat/>
    <w:rsid w:val="00586A35"/>
    <w:pPr>
      <w:pBdr>
        <w:top w:val="dashed" w:color="auto" w:sz="12" w:space="1"/>
        <w:left w:val="dashed" w:color="auto" w:sz="12" w:space="4"/>
        <w:right w:val="dashed" w:color="auto" w:sz="12" w:space="4"/>
      </w:pBdr>
      <w:shd w:val="pct12" w:color="auto" w:fill="FFFFFF"/>
      <w:spacing w:before="360" w:after="360" w:line="360" w:lineRule="exact"/>
      <w:jc w:val="center"/>
    </w:pPr>
    <w:rPr>
      <w:rFonts w:ascii="Arial Unicode MS" w:hAnsi="Arial Unicode MS" w:eastAsia="Arial Unicode MS" w:cs="Times New Roman"/>
      <w:b/>
      <w:color w:val="660033"/>
      <w:sz w:val="28"/>
      <w:szCs w:val="20"/>
    </w:rPr>
  </w:style>
  <w:style w:type="paragraph" w:styleId="ExerciseEnd" w:customStyle="1">
    <w:name w:val="ExerciseEnd"/>
    <w:basedOn w:val="Normal"/>
    <w:qFormat/>
    <w:rsid w:val="00586A35"/>
    <w:pPr>
      <w:pBdr>
        <w:left w:val="dashed" w:color="auto" w:sz="12" w:space="4"/>
        <w:bottom w:val="dashed" w:color="auto" w:sz="12" w:space="1"/>
        <w:right w:val="dashed" w:color="auto" w:sz="12" w:space="4"/>
      </w:pBdr>
      <w:shd w:val="pct12" w:color="auto" w:fill="FFFFFF"/>
      <w:spacing w:before="360" w:after="360" w:line="360" w:lineRule="exact"/>
      <w:jc w:val="center"/>
    </w:pPr>
    <w:rPr>
      <w:rFonts w:ascii="Arial Unicode MS" w:hAnsi="Arial Unicode MS" w:eastAsia="Arial Unicode MS" w:cs="Times New Roman"/>
      <w:b/>
      <w:color w:val="660033"/>
      <w:sz w:val="28"/>
      <w:szCs w:val="20"/>
    </w:rPr>
  </w:style>
  <w:style w:type="paragraph" w:styleId="ExerciseSection" w:customStyle="1">
    <w:name w:val="ExerciseSection"/>
    <w:basedOn w:val="Normal"/>
    <w:qFormat/>
    <w:rsid w:val="00586A35"/>
  </w:style>
  <w:style w:type="paragraph" w:styleId="Explanation" w:customStyle="1">
    <w:name w:val="Explanation"/>
    <w:basedOn w:val="Normal"/>
    <w:rsid w:val="00586A35"/>
    <w:pPr>
      <w:spacing w:after="240" w:line="360" w:lineRule="auto"/>
    </w:pPr>
    <w:rPr>
      <w:rFonts w:ascii="Times New Roman" w:hAnsi="Times New Roman" w:eastAsia="Times New Roman" w:cs="Times New Roman"/>
      <w:color w:val="666633"/>
      <w:sz w:val="24"/>
      <w:szCs w:val="24"/>
      <w:lang w:val="en-GB" w:bidi="ar-DZ"/>
    </w:rPr>
  </w:style>
  <w:style w:type="paragraph" w:styleId="Extract" w:customStyle="1">
    <w:name w:val="Extract"/>
    <w:basedOn w:val="Normal"/>
    <w:rsid w:val="00586A35"/>
    <w:pPr>
      <w:spacing w:before="120" w:after="120" w:line="240" w:lineRule="auto"/>
      <w:ind w:left="360" w:right="360"/>
      <w:contextualSpacing/>
    </w:pPr>
    <w:rPr>
      <w:rFonts w:eastAsia="Times New Roman" w:cs="Linux Libertine"/>
      <w:szCs w:val="20"/>
    </w:rPr>
  </w:style>
  <w:style w:type="paragraph" w:styleId="ExtractBegin" w:customStyle="1">
    <w:name w:val="ExtractBegin"/>
    <w:basedOn w:val="Normal"/>
    <w:qFormat/>
    <w:rsid w:val="00586A35"/>
    <w:pPr>
      <w:pBdr>
        <w:top w:val="dashed" w:color="auto" w:sz="12" w:space="1"/>
        <w:left w:val="dashed" w:color="auto" w:sz="12" w:space="4"/>
        <w:right w:val="dashed" w:color="auto" w:sz="12" w:space="4"/>
      </w:pBdr>
      <w:shd w:val="pct12" w:color="auto" w:fill="FFFFFF"/>
      <w:spacing w:before="360" w:after="360" w:line="360" w:lineRule="exact"/>
      <w:jc w:val="center"/>
    </w:pPr>
    <w:rPr>
      <w:rFonts w:ascii="Arial Unicode MS" w:hAnsi="Arial Unicode MS" w:eastAsia="Arial Unicode MS" w:cs="Times New Roman"/>
      <w:b/>
      <w:color w:val="660033"/>
      <w:sz w:val="28"/>
      <w:szCs w:val="20"/>
    </w:rPr>
  </w:style>
  <w:style w:type="paragraph" w:styleId="ExtractEnd" w:customStyle="1">
    <w:name w:val="ExtractEnd"/>
    <w:basedOn w:val="Normal"/>
    <w:qFormat/>
    <w:rsid w:val="00586A35"/>
    <w:pPr>
      <w:pBdr>
        <w:left w:val="dashed" w:color="auto" w:sz="12" w:space="4"/>
        <w:bottom w:val="dashed" w:color="auto" w:sz="12" w:space="1"/>
        <w:right w:val="dashed" w:color="auto" w:sz="12" w:space="4"/>
      </w:pBdr>
      <w:shd w:val="pct12" w:color="auto" w:fill="FFFFFF"/>
      <w:spacing w:before="360" w:after="360" w:line="360" w:lineRule="exact"/>
      <w:jc w:val="center"/>
    </w:pPr>
    <w:rPr>
      <w:rFonts w:ascii="Arial Unicode MS" w:hAnsi="Arial Unicode MS" w:eastAsia="Arial Unicode MS" w:cs="Times New Roman"/>
      <w:b/>
      <w:color w:val="660033"/>
      <w:sz w:val="28"/>
      <w:szCs w:val="20"/>
    </w:rPr>
  </w:style>
  <w:style w:type="paragraph" w:styleId="FeatureFixedTitle" w:customStyle="1">
    <w:name w:val="FeatureFixedTitle"/>
    <w:basedOn w:val="Normal"/>
    <w:qFormat/>
    <w:rsid w:val="00586A35"/>
  </w:style>
  <w:style w:type="paragraph" w:styleId="FeatureHead1" w:customStyle="1">
    <w:name w:val="FeatureHead1"/>
    <w:basedOn w:val="Normal"/>
    <w:qFormat/>
    <w:rsid w:val="00586A35"/>
  </w:style>
  <w:style w:type="paragraph" w:styleId="FeatureHead2" w:customStyle="1">
    <w:name w:val="FeatureHead2"/>
    <w:basedOn w:val="FeatureHead1"/>
    <w:qFormat/>
    <w:rsid w:val="00586A35"/>
  </w:style>
  <w:style w:type="paragraph" w:styleId="FeatureTitle" w:customStyle="1">
    <w:name w:val="FeatureTitle"/>
    <w:basedOn w:val="BoxTitle"/>
    <w:qFormat/>
    <w:rsid w:val="00586A35"/>
  </w:style>
  <w:style w:type="paragraph" w:styleId="FigCopyright" w:customStyle="1">
    <w:name w:val="FigCopyright"/>
    <w:basedOn w:val="Normal"/>
    <w:qFormat/>
    <w:rsid w:val="00586A35"/>
  </w:style>
  <w:style w:type="character" w:styleId="FigCount" w:customStyle="1">
    <w:name w:val="FigCount"/>
    <w:basedOn w:val="DefaultParagraphFont"/>
    <w:uiPriority w:val="1"/>
    <w:qFormat/>
    <w:rsid w:val="00586A35"/>
    <w:rPr>
      <w:color w:val="0000FF"/>
    </w:rPr>
  </w:style>
  <w:style w:type="paragraph" w:styleId="FigKeyword" w:customStyle="1">
    <w:name w:val="FigKeyword"/>
    <w:basedOn w:val="Normal"/>
    <w:qFormat/>
    <w:rsid w:val="00586A35"/>
  </w:style>
  <w:style w:type="paragraph" w:styleId="FundingHead" w:customStyle="1">
    <w:name w:val="FundingHead"/>
    <w:basedOn w:val="AckHead"/>
    <w:qFormat/>
    <w:rsid w:val="00586A35"/>
  </w:style>
  <w:style w:type="paragraph" w:styleId="FundingPara" w:customStyle="1">
    <w:name w:val="FundingPara"/>
    <w:basedOn w:val="FundingHead"/>
    <w:next w:val="AckPara"/>
    <w:qFormat/>
    <w:rsid w:val="00586A35"/>
  </w:style>
  <w:style w:type="paragraph" w:styleId="Head6" w:customStyle="1">
    <w:name w:val="Head6"/>
    <w:basedOn w:val="Normal"/>
    <w:rsid w:val="00586A35"/>
    <w:pPr>
      <w:keepNext/>
      <w:keepLines/>
      <w:widowControl w:val="0"/>
      <w:spacing w:after="120"/>
      <w:ind w:left="720"/>
      <w:outlineLvl w:val="5"/>
    </w:pPr>
    <w:rPr>
      <w:rFonts w:ascii="Linux Biolinum" w:hAnsi="Linux Biolinum" w:eastAsia="Arial Unicode MS" w:cs="Times New Roman"/>
      <w:sz w:val="24"/>
      <w:szCs w:val="20"/>
    </w:rPr>
  </w:style>
  <w:style w:type="paragraph" w:styleId="Hint" w:customStyle="1">
    <w:name w:val="Hint"/>
    <w:basedOn w:val="Normal"/>
    <w:rsid w:val="00586A35"/>
    <w:pPr>
      <w:spacing w:line="360" w:lineRule="auto"/>
    </w:pPr>
    <w:rPr>
      <w:rFonts w:ascii="Times New Roman" w:hAnsi="Times New Roman" w:eastAsia="Times New Roman" w:cs="Times New Roman"/>
      <w:color w:val="993300"/>
      <w:sz w:val="24"/>
      <w:szCs w:val="24"/>
      <w:lang w:val="en-GB" w:bidi="ar-DZ"/>
    </w:rPr>
  </w:style>
  <w:style w:type="paragraph" w:styleId="Index1" w:customStyle="1">
    <w:name w:val="Index1"/>
    <w:basedOn w:val="Normal"/>
    <w:qFormat/>
    <w:rsid w:val="00586A35"/>
  </w:style>
  <w:style w:type="paragraph" w:styleId="Index2" w:customStyle="1">
    <w:name w:val="Index2"/>
    <w:basedOn w:val="Normal"/>
    <w:qFormat/>
    <w:rsid w:val="00586A35"/>
    <w:pPr>
      <w:ind w:left="284"/>
    </w:pPr>
  </w:style>
  <w:style w:type="paragraph" w:styleId="Index3" w:customStyle="1">
    <w:name w:val="Index3"/>
    <w:basedOn w:val="Normal"/>
    <w:qFormat/>
    <w:rsid w:val="00586A35"/>
    <w:pPr>
      <w:ind w:left="567"/>
    </w:pPr>
  </w:style>
  <w:style w:type="paragraph" w:styleId="Index4" w:customStyle="1">
    <w:name w:val="Index4"/>
    <w:basedOn w:val="Normal"/>
    <w:qFormat/>
    <w:rsid w:val="00586A35"/>
    <w:pPr>
      <w:ind w:left="851"/>
    </w:pPr>
  </w:style>
  <w:style w:type="paragraph" w:styleId="IndexHead" w:customStyle="1">
    <w:name w:val="IndexHead"/>
    <w:basedOn w:val="Normal"/>
    <w:qFormat/>
    <w:rsid w:val="00586A35"/>
  </w:style>
  <w:style w:type="paragraph" w:styleId="Letter-ps" w:customStyle="1">
    <w:name w:val="Letter-ps"/>
    <w:basedOn w:val="Normal"/>
    <w:next w:val="Normal"/>
    <w:qFormat/>
    <w:rsid w:val="00586A35"/>
  </w:style>
  <w:style w:type="paragraph" w:styleId="MainHeading" w:customStyle="1">
    <w:name w:val="MainHeading"/>
    <w:basedOn w:val="Normal"/>
    <w:rsid w:val="00586A35"/>
    <w:pPr>
      <w:widowControl w:val="0"/>
      <w:pBdr>
        <w:top w:val="single" w:color="auto" w:sz="4" w:space="1"/>
        <w:left w:val="single" w:color="auto" w:sz="4" w:space="4"/>
        <w:bottom w:val="single" w:color="auto" w:sz="4" w:space="6"/>
        <w:right w:val="single" w:color="auto" w:sz="4" w:space="4"/>
      </w:pBdr>
      <w:spacing w:line="360" w:lineRule="exact"/>
      <w:ind w:right="2880"/>
    </w:pPr>
    <w:rPr>
      <w:rFonts w:ascii="Arial Unicode MS" w:hAnsi="Arial Unicode MS" w:eastAsia="Times New Roman" w:cs="Times New Roman"/>
      <w:b/>
      <w:i/>
      <w:sz w:val="24"/>
      <w:szCs w:val="20"/>
    </w:rPr>
  </w:style>
  <w:style w:type="paragraph" w:styleId="MarginNote" w:customStyle="1">
    <w:name w:val="MarginNote"/>
    <w:basedOn w:val="Normal"/>
    <w:qFormat/>
    <w:rsid w:val="00586A35"/>
    <w:pPr>
      <w:spacing w:line="560" w:lineRule="exact"/>
      <w:ind w:left="-720"/>
    </w:pPr>
    <w:rPr>
      <w:rFonts w:ascii="Cambria Math" w:hAnsi="Cambria Math" w:eastAsia="Times New Roman" w:cs="Times New Roman"/>
      <w:sz w:val="24"/>
      <w:szCs w:val="20"/>
      <w:lang w:val="en-GB"/>
    </w:rPr>
  </w:style>
  <w:style w:type="paragraph" w:styleId="MetadataHead" w:customStyle="1">
    <w:name w:val="MetadataHead"/>
    <w:basedOn w:val="Normal"/>
    <w:rsid w:val="00586A35"/>
    <w:rPr>
      <w:color w:val="548DD4" w:themeColor="text2" w:themeTint="99"/>
      <w:sz w:val="20"/>
    </w:rPr>
  </w:style>
  <w:style w:type="paragraph" w:styleId="MiscText" w:customStyle="1">
    <w:name w:val="MiscText"/>
    <w:autoRedefine/>
    <w:qFormat/>
    <w:rsid w:val="00586A35"/>
    <w:pPr>
      <w:spacing w:after="200" w:line="276" w:lineRule="auto"/>
    </w:pPr>
    <w:rPr>
      <w:rFonts w:ascii="Times New Roman" w:hAnsi="Times New Roman" w:eastAsiaTheme="minorHAnsi" w:cstheme="minorBidi"/>
      <w:sz w:val="24"/>
      <w:szCs w:val="22"/>
      <w:lang w:val="en-US" w:eastAsia="en-US"/>
    </w:rPr>
  </w:style>
  <w:style w:type="character" w:styleId="Orcid" w:customStyle="1">
    <w:name w:val="Orcid"/>
    <w:basedOn w:val="DefaultParagraphFont"/>
    <w:uiPriority w:val="1"/>
    <w:qFormat/>
    <w:rsid w:val="00586A35"/>
    <w:rPr>
      <w:color w:val="7030A0"/>
    </w:rPr>
  </w:style>
  <w:style w:type="paragraph" w:styleId="Parabib" w:customStyle="1">
    <w:name w:val="Para_bib"/>
    <w:qFormat/>
    <w:rsid w:val="00586A35"/>
    <w:pPr>
      <w:spacing w:after="200" w:line="276" w:lineRule="auto"/>
    </w:pPr>
    <w:rPr>
      <w:rFonts w:asciiTheme="minorHAnsi" w:hAnsiTheme="minorHAnsi" w:eastAsiaTheme="minorHAnsi" w:cstheme="minorBidi"/>
      <w:sz w:val="22"/>
      <w:szCs w:val="22"/>
      <w:lang w:val="en-US" w:eastAsia="en-US"/>
    </w:rPr>
  </w:style>
  <w:style w:type="paragraph" w:styleId="ParaFirst" w:customStyle="1">
    <w:name w:val="ParaFirst"/>
    <w:qFormat/>
    <w:rsid w:val="00586A35"/>
    <w:pPr>
      <w:spacing w:before="360" w:line="560" w:lineRule="exact"/>
    </w:pPr>
    <w:rPr>
      <w:rFonts w:ascii="Cambria Math" w:hAnsi="Cambria Math" w:eastAsia="Times New Roman" w:cs="Times New Roman"/>
      <w:sz w:val="24"/>
      <w:lang w:val="en-US" w:eastAsia="en-US"/>
    </w:rPr>
  </w:style>
  <w:style w:type="paragraph" w:styleId="PartBegin" w:customStyle="1">
    <w:name w:val="PartBegin"/>
    <w:basedOn w:val="Normal"/>
    <w:qFormat/>
    <w:rsid w:val="00586A35"/>
    <w:pPr>
      <w:pBdr>
        <w:top w:val="thinThickSmallGap" w:color="auto" w:sz="24" w:space="1"/>
        <w:left w:val="thinThickSmallGap" w:color="auto" w:sz="24" w:space="4"/>
        <w:right w:val="thickThinSmallGap" w:color="auto" w:sz="24" w:space="4"/>
      </w:pBdr>
      <w:shd w:val="clear" w:color="auto" w:fill="D9E6FF"/>
      <w:spacing w:before="360" w:after="360" w:line="360" w:lineRule="exact"/>
      <w:jc w:val="center"/>
    </w:pPr>
    <w:rPr>
      <w:rFonts w:ascii="Arial Unicode MS" w:hAnsi="Arial Unicode MS" w:eastAsia="Times New Roman" w:cs="Times New Roman"/>
      <w:b/>
      <w:color w:val="660033"/>
      <w:sz w:val="28"/>
      <w:szCs w:val="20"/>
      <w:lang w:val="en-GB"/>
    </w:rPr>
  </w:style>
  <w:style w:type="paragraph" w:styleId="PartEnd" w:customStyle="1">
    <w:name w:val="PartEnd"/>
    <w:basedOn w:val="PartBegin"/>
    <w:qFormat/>
    <w:rsid w:val="00586A35"/>
    <w:pPr>
      <w:pBdr>
        <w:top w:val="none" w:color="auto" w:sz="0" w:space="0"/>
        <w:bottom w:val="thickThinSmallGap" w:color="auto" w:sz="24" w:space="1"/>
      </w:pBdr>
    </w:pPr>
  </w:style>
  <w:style w:type="paragraph" w:styleId="PartNumber" w:customStyle="1">
    <w:name w:val="PartNumber"/>
    <w:basedOn w:val="Normal"/>
    <w:next w:val="Normal"/>
    <w:rsid w:val="00586A35"/>
    <w:pPr>
      <w:keepNext/>
      <w:keepLines/>
      <w:spacing w:before="480" w:line="560" w:lineRule="exact"/>
      <w:jc w:val="center"/>
    </w:pPr>
    <w:rPr>
      <w:rFonts w:ascii="Arial Unicode MS" w:hAnsi="Arial Unicode MS" w:eastAsia="Times New Roman" w:cs="Times New Roman"/>
      <w:sz w:val="48"/>
      <w:szCs w:val="20"/>
    </w:rPr>
  </w:style>
  <w:style w:type="paragraph" w:styleId="PartTitle" w:customStyle="1">
    <w:name w:val="PartTitle"/>
    <w:basedOn w:val="PartNumber"/>
    <w:next w:val="Normal"/>
    <w:rsid w:val="00586A35"/>
    <w:rPr>
      <w:b/>
    </w:rPr>
  </w:style>
  <w:style w:type="paragraph" w:styleId="Prelims" w:customStyle="1">
    <w:name w:val="Prelims"/>
    <w:basedOn w:val="Normal"/>
    <w:rsid w:val="00586A35"/>
    <w:pPr>
      <w:tabs>
        <w:tab w:val="right" w:pos="720"/>
        <w:tab w:val="left" w:pos="1440"/>
        <w:tab w:val="left" w:pos="2160"/>
        <w:tab w:val="left" w:pos="2880"/>
        <w:tab w:val="right" w:leader="dot" w:pos="8640"/>
      </w:tabs>
      <w:spacing w:line="360" w:lineRule="exact"/>
    </w:pPr>
    <w:rPr>
      <w:rFonts w:ascii="Cambria Math" w:hAnsi="Cambria Math" w:eastAsia="Times New Roman" w:cs="Times New Roman"/>
      <w:color w:val="000000"/>
      <w:sz w:val="24"/>
      <w:szCs w:val="20"/>
    </w:rPr>
  </w:style>
  <w:style w:type="paragraph" w:styleId="Proof" w:customStyle="1">
    <w:name w:val="Proof"/>
    <w:basedOn w:val="Normal"/>
    <w:qFormat/>
    <w:rsid w:val="00586A35"/>
    <w:pPr>
      <w:spacing w:line="560" w:lineRule="exact"/>
      <w:ind w:firstLine="720"/>
    </w:pPr>
    <w:rPr>
      <w:rFonts w:ascii="Cambria Math" w:hAnsi="Cambria Math" w:eastAsia="Times New Roman" w:cs="Times New Roman"/>
      <w:sz w:val="24"/>
      <w:szCs w:val="20"/>
      <w:lang w:val="en-GB"/>
    </w:rPr>
  </w:style>
  <w:style w:type="paragraph" w:styleId="PublisherDate" w:customStyle="1">
    <w:name w:val="PublisherDate"/>
    <w:basedOn w:val="Normal"/>
    <w:qFormat/>
    <w:rsid w:val="00586A35"/>
    <w:pPr>
      <w:spacing w:line="360" w:lineRule="exact"/>
      <w:contextualSpacing/>
      <w:jc w:val="center"/>
    </w:pPr>
    <w:rPr>
      <w:rFonts w:ascii="Arial Unicode MS" w:hAnsi="Arial Unicode MS" w:eastAsia="Times New Roman" w:cs="Times New Roman"/>
      <w:color w:val="000000"/>
      <w:sz w:val="24"/>
      <w:szCs w:val="20"/>
    </w:rPr>
  </w:style>
  <w:style w:type="paragraph" w:styleId="Question" w:customStyle="1">
    <w:name w:val="Question"/>
    <w:basedOn w:val="Normal"/>
    <w:qFormat/>
    <w:rsid w:val="00586A35"/>
    <w:pPr>
      <w:tabs>
        <w:tab w:val="left" w:pos="720"/>
      </w:tabs>
      <w:spacing w:line="560" w:lineRule="exact"/>
      <w:ind w:left="720" w:hanging="720"/>
      <w:contextualSpacing/>
    </w:pPr>
    <w:rPr>
      <w:rFonts w:ascii="Cambria Math" w:hAnsi="Cambria Math" w:eastAsia="Times New Roman" w:cs="Times New Roman"/>
      <w:color w:val="4F272F"/>
      <w:sz w:val="24"/>
      <w:szCs w:val="20"/>
    </w:rPr>
  </w:style>
  <w:style w:type="paragraph" w:styleId="QuestionFillblank" w:customStyle="1">
    <w:name w:val="Question_Fillblank"/>
    <w:basedOn w:val="Normal"/>
    <w:rsid w:val="00586A35"/>
    <w:pPr>
      <w:spacing w:after="240"/>
    </w:pPr>
    <w:rPr>
      <w:rFonts w:ascii="Times New Roman" w:hAnsi="Times New Roman" w:eastAsia="Times New Roman" w:cs="Times New Roman"/>
      <w:sz w:val="24"/>
      <w:szCs w:val="24"/>
      <w:lang w:val="en-GB" w:bidi="ar-DZ"/>
    </w:rPr>
  </w:style>
  <w:style w:type="paragraph" w:styleId="QuestionMatch" w:customStyle="1">
    <w:name w:val="Question_Match"/>
    <w:basedOn w:val="Normal"/>
    <w:rsid w:val="00586A35"/>
    <w:pPr>
      <w:spacing w:after="240"/>
    </w:pPr>
    <w:rPr>
      <w:rFonts w:ascii="Times New Roman" w:hAnsi="Times New Roman" w:eastAsia="Times New Roman" w:cs="Times New Roman"/>
      <w:sz w:val="24"/>
      <w:szCs w:val="24"/>
      <w:lang w:val="en-GB" w:bidi="ar-DZ"/>
    </w:rPr>
  </w:style>
  <w:style w:type="paragraph" w:styleId="QuestionMultiCh" w:customStyle="1">
    <w:name w:val="Question_MultiCh"/>
    <w:basedOn w:val="Normal"/>
    <w:rsid w:val="00586A35"/>
    <w:pPr>
      <w:spacing w:after="240"/>
    </w:pPr>
    <w:rPr>
      <w:rFonts w:ascii="Times New Roman" w:hAnsi="Times New Roman" w:eastAsia="Times New Roman" w:cs="Times New Roman"/>
      <w:sz w:val="24"/>
      <w:szCs w:val="24"/>
      <w:lang w:val="en-GB" w:bidi="ar-DZ"/>
    </w:rPr>
  </w:style>
  <w:style w:type="paragraph" w:styleId="QuestionTrueFalse" w:customStyle="1">
    <w:name w:val="Question_TrueFalse"/>
    <w:basedOn w:val="Normal"/>
    <w:rsid w:val="00586A35"/>
    <w:pPr>
      <w:spacing w:after="240"/>
    </w:pPr>
    <w:rPr>
      <w:rFonts w:ascii="Times New Roman" w:hAnsi="Times New Roman" w:eastAsia="Times New Roman" w:cs="Times New Roman"/>
      <w:sz w:val="24"/>
      <w:szCs w:val="24"/>
      <w:lang w:val="en-GB" w:bidi="ar-DZ"/>
    </w:rPr>
  </w:style>
  <w:style w:type="paragraph" w:styleId="Quotation" w:customStyle="1">
    <w:name w:val="Quotation"/>
    <w:basedOn w:val="Normal"/>
    <w:qFormat/>
    <w:rsid w:val="00586A35"/>
    <w:pPr>
      <w:jc w:val="center"/>
    </w:pPr>
    <w:rPr>
      <w:sz w:val="16"/>
    </w:rPr>
  </w:style>
  <w:style w:type="character" w:styleId="RefCount" w:customStyle="1">
    <w:name w:val="RefCount"/>
    <w:basedOn w:val="DefaultParagraphFont"/>
    <w:uiPriority w:val="1"/>
    <w:qFormat/>
    <w:rsid w:val="00586A35"/>
    <w:rPr>
      <w:color w:val="0000FF"/>
    </w:rPr>
  </w:style>
  <w:style w:type="paragraph" w:styleId="RefHead1" w:customStyle="1">
    <w:name w:val="RefHead1"/>
    <w:basedOn w:val="ReferenceHead"/>
    <w:qFormat/>
    <w:rsid w:val="00586A35"/>
    <w:pPr>
      <w:ind w:left="284"/>
    </w:pPr>
  </w:style>
  <w:style w:type="paragraph" w:styleId="RefHead2" w:customStyle="1">
    <w:name w:val="RefHead2"/>
    <w:basedOn w:val="ReferenceHead"/>
    <w:qFormat/>
    <w:rsid w:val="00586A35"/>
    <w:pPr>
      <w:ind w:left="567"/>
    </w:pPr>
  </w:style>
  <w:style w:type="paragraph" w:styleId="RefHead3" w:customStyle="1">
    <w:name w:val="RefHead3"/>
    <w:basedOn w:val="ReferenceHead"/>
    <w:qFormat/>
    <w:rsid w:val="00586A35"/>
    <w:pPr>
      <w:spacing w:before="30"/>
      <w:ind w:left="851"/>
    </w:pPr>
  </w:style>
  <w:style w:type="paragraph" w:styleId="RelatedArticle" w:customStyle="1">
    <w:name w:val="RelatedArticle"/>
    <w:qFormat/>
    <w:rsid w:val="00586A35"/>
    <w:pPr>
      <w:spacing w:after="200" w:line="276" w:lineRule="auto"/>
    </w:pPr>
    <w:rPr>
      <w:rFonts w:asciiTheme="minorHAnsi" w:hAnsiTheme="minorHAnsi" w:eastAsiaTheme="minorHAnsi" w:cstheme="minorBidi"/>
      <w:sz w:val="22"/>
      <w:szCs w:val="22"/>
      <w:lang w:val="en-US" w:eastAsia="en-US"/>
    </w:rPr>
  </w:style>
  <w:style w:type="character" w:styleId="RevisedDate1" w:customStyle="1">
    <w:name w:val="RevisedDate1"/>
    <w:basedOn w:val="DefaultParagraphFont"/>
    <w:uiPriority w:val="1"/>
    <w:qFormat/>
    <w:rsid w:val="00586A35"/>
    <w:rPr>
      <w:color w:val="5F497A" w:themeColor="accent4" w:themeShade="BF"/>
    </w:rPr>
  </w:style>
  <w:style w:type="character" w:styleId="RevisedDate2" w:customStyle="1">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styleId="SalutationChar" w:customStyle="1">
    <w:name w:val="Salutation Char"/>
    <w:basedOn w:val="DefaultParagraphFont"/>
    <w:link w:val="Salutation"/>
    <w:uiPriority w:val="99"/>
    <w:rsid w:val="00586A35"/>
    <w:rPr>
      <w:rFonts w:ascii="Linux Libertine" w:hAnsi="Linux Libertine" w:eastAsiaTheme="minorHAnsi" w:cstheme="minorBidi"/>
      <w:sz w:val="18"/>
      <w:szCs w:val="22"/>
      <w:lang w:val="en-US" w:eastAsia="en-US"/>
    </w:rPr>
  </w:style>
  <w:style w:type="paragraph" w:styleId="Speech" w:customStyle="1">
    <w:name w:val="Speech"/>
    <w:basedOn w:val="AppendixNumber"/>
    <w:qFormat/>
    <w:rsid w:val="00586A35"/>
  </w:style>
  <w:style w:type="paragraph" w:styleId="Spine" w:customStyle="1">
    <w:name w:val="Spine"/>
    <w:basedOn w:val="Normal"/>
    <w:qFormat/>
    <w:rsid w:val="00586A35"/>
    <w:pPr>
      <w:pBdr>
        <w:top w:val="thinThickLargeGap" w:color="auto" w:sz="24" w:space="8"/>
        <w:bottom w:val="thickThinLargeGap" w:color="auto" w:sz="24" w:space="12"/>
      </w:pBdr>
      <w:spacing w:line="360" w:lineRule="exact"/>
    </w:pPr>
    <w:rPr>
      <w:rFonts w:ascii="Cambria Math" w:hAnsi="Cambria Math" w:eastAsia="Times New Roman" w:cs="Times New Roman"/>
      <w:sz w:val="24"/>
      <w:szCs w:val="20"/>
      <w:lang w:val="en-GB"/>
    </w:rPr>
  </w:style>
  <w:style w:type="character" w:styleId="Subject1" w:customStyle="1">
    <w:name w:val="Subject1"/>
    <w:basedOn w:val="DefaultParagraphFont"/>
    <w:uiPriority w:val="1"/>
    <w:rsid w:val="00586A35"/>
    <w:rPr>
      <w:rFonts w:ascii="Times New Roman" w:hAnsi="Times New Roman"/>
      <w:color w:val="002060"/>
      <w:sz w:val="20"/>
    </w:rPr>
  </w:style>
  <w:style w:type="character" w:styleId="Subject2" w:customStyle="1">
    <w:name w:val="Subject2"/>
    <w:basedOn w:val="Subject1"/>
    <w:uiPriority w:val="1"/>
    <w:rsid w:val="00586A35"/>
    <w:rPr>
      <w:rFonts w:ascii="Times New Roman" w:hAnsi="Times New Roman"/>
      <w:color w:val="002060"/>
      <w:sz w:val="20"/>
    </w:rPr>
  </w:style>
  <w:style w:type="paragraph" w:styleId="SuppKeyword" w:customStyle="1">
    <w:name w:val="SuppKeyword"/>
    <w:basedOn w:val="SuppInfo"/>
    <w:qFormat/>
    <w:rsid w:val="00586A35"/>
  </w:style>
  <w:style w:type="character" w:styleId="TblCount" w:customStyle="1">
    <w:name w:val="TblCount"/>
    <w:basedOn w:val="DefaultParagraphFont"/>
    <w:uiPriority w:val="1"/>
    <w:qFormat/>
    <w:rsid w:val="00586A35"/>
    <w:rPr>
      <w:color w:val="0000FF"/>
    </w:rPr>
  </w:style>
  <w:style w:type="paragraph" w:styleId="TOC11" w:customStyle="1">
    <w:name w:val="TOC 11"/>
    <w:basedOn w:val="Normal"/>
    <w:qFormat/>
    <w:rsid w:val="00586A35"/>
  </w:style>
  <w:style w:type="paragraph" w:styleId="TOC21" w:customStyle="1">
    <w:name w:val="TOC 21"/>
    <w:basedOn w:val="Normal"/>
    <w:qFormat/>
    <w:rsid w:val="00586A35"/>
  </w:style>
  <w:style w:type="paragraph" w:styleId="TOC31" w:customStyle="1">
    <w:name w:val="TOC 31"/>
    <w:basedOn w:val="Normal"/>
    <w:qFormat/>
    <w:rsid w:val="00586A35"/>
  </w:style>
  <w:style w:type="paragraph" w:styleId="TOC41" w:customStyle="1">
    <w:name w:val="TOC 41"/>
    <w:basedOn w:val="Normal"/>
    <w:qFormat/>
    <w:rsid w:val="00586A35"/>
  </w:style>
  <w:style w:type="paragraph" w:styleId="TOCHeading" w:customStyle="1">
    <w:name w:val="TOCHeading"/>
    <w:basedOn w:val="Normal"/>
    <w:qFormat/>
    <w:rsid w:val="00586A35"/>
  </w:style>
  <w:style w:type="paragraph" w:styleId="Translation" w:customStyle="1">
    <w:name w:val="Translation"/>
    <w:basedOn w:val="Extract"/>
    <w:qFormat/>
    <w:rsid w:val="00586A35"/>
    <w:rPr>
      <w:color w:val="7030A0"/>
    </w:rPr>
  </w:style>
  <w:style w:type="paragraph" w:styleId="Update" w:customStyle="1">
    <w:name w:val="Update"/>
    <w:basedOn w:val="Normal"/>
    <w:qFormat/>
    <w:rsid w:val="00586A35"/>
    <w:pPr>
      <w:pBdr>
        <w:top w:val="dashed" w:color="auto" w:sz="4" w:space="6"/>
        <w:bottom w:val="dashed" w:color="auto" w:sz="4" w:space="16"/>
      </w:pBdr>
      <w:spacing w:line="560" w:lineRule="exact"/>
      <w:ind w:firstLine="720"/>
    </w:pPr>
    <w:rPr>
      <w:rFonts w:ascii="Cambria Math" w:hAnsi="Cambria Math" w:eastAsia="Times New Roman" w:cs="Times New Roman"/>
      <w:color w:val="760016"/>
      <w:sz w:val="24"/>
      <w:szCs w:val="20"/>
      <w:lang w:val="en-GB"/>
    </w:rPr>
  </w:style>
  <w:style w:type="paragraph" w:styleId="Value" w:customStyle="1">
    <w:name w:val="Value"/>
    <w:basedOn w:val="Normal"/>
    <w:next w:val="Normal"/>
    <w:qFormat/>
    <w:rsid w:val="00586A35"/>
  </w:style>
  <w:style w:type="paragraph" w:styleId="Video" w:customStyle="1">
    <w:name w:val="Video"/>
    <w:basedOn w:val="Normal"/>
    <w:qFormat/>
    <w:rsid w:val="00586A35"/>
    <w:pPr>
      <w:pBdr>
        <w:top w:val="wave" w:color="auto" w:sz="6" w:space="8"/>
        <w:bottom w:val="wave" w:color="auto" w:sz="6" w:space="12"/>
      </w:pBdr>
      <w:spacing w:after="120" w:line="280" w:lineRule="exact"/>
      <w:jc w:val="center"/>
    </w:pPr>
    <w:rPr>
      <w:rFonts w:ascii="Arial Unicode MS" w:hAnsi="Arial Unicode MS" w:eastAsia="Arial Unicode MS" w:cs="Times New Roman"/>
      <w:color w:val="FF0000"/>
      <w:sz w:val="24"/>
      <w:szCs w:val="20"/>
    </w:rPr>
  </w:style>
  <w:style w:type="paragraph" w:styleId="Worksolution" w:customStyle="1">
    <w:name w:val="Worksolution"/>
    <w:basedOn w:val="Normal"/>
    <w:rsid w:val="00586A35"/>
    <w:rPr>
      <w:rFonts w:ascii="Times New Roman" w:hAnsi="Times New Roman" w:eastAsia="Times New Roman" w:cs="Times New Roman"/>
      <w:sz w:val="24"/>
      <w:szCs w:val="24"/>
      <w:lang w:val="en-GB" w:bidi="ar-DZ"/>
    </w:rPr>
  </w:style>
  <w:style w:type="paragraph" w:styleId="Yours" w:customStyle="1">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hAnsiTheme="minorHAnsi" w:eastAsiaTheme="minorHAnsi" w:cstheme="minorBidi"/>
      <w:sz w:val="22"/>
      <w:szCs w:val="22"/>
      <w:lang w:val="en-US" w:eastAsia="en-US"/>
    </w:rPr>
  </w:style>
  <w:style w:type="character" w:styleId="KeyTerm" w:customStyle="1">
    <w:name w:val="KeyTerm"/>
    <w:basedOn w:val="DefaultParagraphFont"/>
    <w:uiPriority w:val="1"/>
    <w:qFormat/>
    <w:rsid w:val="00586A35"/>
    <w:rPr>
      <w:color w:val="E36C0A" w:themeColor="accent6" w:themeShade="BF"/>
    </w:rPr>
  </w:style>
  <w:style w:type="character" w:styleId="OtherTitle" w:customStyle="1">
    <w:name w:val="OtherTitle"/>
    <w:basedOn w:val="DefaultParagraphFont"/>
    <w:uiPriority w:val="1"/>
    <w:qFormat/>
    <w:rsid w:val="00586A35"/>
    <w:rPr>
      <w:bdr w:val="none" w:color="auto" w:sz="0" w:space="0"/>
      <w:shd w:val="clear" w:color="auto" w:fill="B6DDE8" w:themeFill="accent5" w:themeFillTint="66"/>
    </w:rPr>
  </w:style>
  <w:style w:type="paragraph" w:styleId="SidebarText" w:customStyle="1">
    <w:name w:val="SidebarText"/>
    <w:basedOn w:val="Normal"/>
    <w:qFormat/>
    <w:rsid w:val="00586A35"/>
    <w:pPr>
      <w:spacing w:line="360" w:lineRule="auto"/>
      <w:ind w:left="475"/>
    </w:pPr>
    <w:rPr>
      <w:rFonts w:ascii="Times New Roman" w:hAnsi="Times New Roman" w:eastAsia="Times New Roman" w:cs="Times New Roman"/>
      <w:noProof/>
      <w:sz w:val="24"/>
      <w:szCs w:val="20"/>
    </w:rPr>
  </w:style>
  <w:style w:type="character" w:styleId="term-InText" w:customStyle="1">
    <w:name w:val="term-InText"/>
    <w:uiPriority w:val="1"/>
    <w:rsid w:val="00586A35"/>
  </w:style>
  <w:style w:type="paragraph" w:styleId="CCSHead" w:customStyle="1">
    <w:name w:val="CCSHead"/>
    <w:basedOn w:val="KeyWordHead"/>
    <w:qFormat/>
    <w:rsid w:val="00586A35"/>
  </w:style>
  <w:style w:type="paragraph" w:styleId="CCSDescription" w:customStyle="1">
    <w:name w:val="CCSDescription"/>
    <w:basedOn w:val="KeyWords"/>
    <w:qFormat/>
    <w:rsid w:val="00586A35"/>
  </w:style>
  <w:style w:type="paragraph" w:styleId="AlgorithmCaption" w:customStyle="1">
    <w:name w:val="AlgorithmCaption"/>
    <w:basedOn w:val="Normal"/>
    <w:rsid w:val="00586A35"/>
    <w:pPr>
      <w:pBdr>
        <w:top w:val="single" w:color="auto" w:sz="4" w:space="2"/>
        <w:bottom w:val="single" w:color="auto" w:sz="4" w:space="2"/>
      </w:pBdr>
      <w:spacing w:before="200"/>
    </w:pPr>
  </w:style>
  <w:style w:type="paragraph" w:styleId="RefFormatHead" w:customStyle="1">
    <w:name w:val="RefFormatHead"/>
    <w:basedOn w:val="Normal"/>
    <w:qFormat/>
    <w:rsid w:val="00586A35"/>
    <w:pPr>
      <w:spacing w:before="220"/>
    </w:pPr>
    <w:rPr>
      <w:rFonts w:cs="Linux Libertine"/>
      <w:b/>
      <w:sz w:val="16"/>
    </w:rPr>
  </w:style>
  <w:style w:type="paragraph" w:styleId="RefFormatPara" w:customStyle="1">
    <w:name w:val="RefFormatPara"/>
    <w:basedOn w:val="Normal"/>
    <w:qFormat/>
    <w:rsid w:val="00586A35"/>
    <w:pPr>
      <w:spacing w:before="60" w:after="60"/>
      <w:contextualSpacing/>
    </w:pPr>
    <w:rPr>
      <w:sz w:val="16"/>
    </w:rPr>
  </w:style>
  <w:style w:type="paragraph" w:styleId="AppendixH4" w:customStyle="1">
    <w:name w:val="AppendixH4"/>
    <w:basedOn w:val="Para"/>
    <w:qFormat/>
    <w:rPr>
      <w:lang w:eastAsia="it-IT"/>
    </w:rPr>
  </w:style>
  <w:style w:type="paragraph" w:styleId="Style1" w:customStyle="1">
    <w:name w:val="Style1"/>
    <w:basedOn w:val="Head4"/>
    <w:qFormat/>
    <w:rsid w:val="00586A35"/>
  </w:style>
  <w:style w:type="paragraph" w:styleId="PermissionBlock" w:customStyle="1">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color="4F81BD" w:themeColor="accent1" w:sz="2" w:space="10" w:shadow="1" w:frame="1"/>
        <w:left w:val="single" w:color="4F81BD" w:themeColor="accent1" w:sz="2" w:space="10" w:shadow="1" w:frame="1"/>
        <w:bottom w:val="single" w:color="4F81BD" w:themeColor="accent1" w:sz="2" w:space="10" w:shadow="1" w:frame="1"/>
        <w:right w:val="single" w:color="4F81BD" w:themeColor="accent1" w:sz="2" w:space="10" w:shadow="1" w:frame="1"/>
      </w:pBdr>
      <w:ind w:left="1152" w:right="1152"/>
    </w:pPr>
    <w:rPr>
      <w:rFonts w:asciiTheme="minorHAnsi" w:hAnsiTheme="minorHAnsi" w:eastAsiaTheme="minorEastAsia"/>
      <w:i/>
      <w:iCs/>
      <w:color w:val="4F81BD" w:themeColor="accent1"/>
    </w:rPr>
  </w:style>
  <w:style w:type="paragraph" w:styleId="BodyText">
    <w:name w:val="Body Text"/>
    <w:basedOn w:val="Normal"/>
    <w:link w:val="BodyTextChar"/>
    <w:pPr>
      <w:spacing w:after="120"/>
    </w:pPr>
  </w:style>
  <w:style w:type="character" w:styleId="BodyTextChar" w:customStyle="1">
    <w:name w:val="Body Text Char"/>
    <w:basedOn w:val="DefaultParagraphFont"/>
    <w:link w:val="BodyText"/>
    <w:rPr>
      <w:rFonts w:ascii="Linux Libertine" w:hAnsi="Linux Libertine" w:eastAsiaTheme="minorHAnsi" w:cstheme="minorBidi"/>
      <w:sz w:val="18"/>
      <w:szCs w:val="22"/>
      <w:lang w:val="en-US" w:eastAsia="en-US"/>
    </w:rPr>
  </w:style>
  <w:style w:type="paragraph" w:styleId="BodyText2">
    <w:name w:val="Body Text 2"/>
    <w:basedOn w:val="Normal"/>
    <w:link w:val="BodyText2Char"/>
    <w:pPr>
      <w:spacing w:after="120" w:line="480" w:lineRule="auto"/>
    </w:pPr>
  </w:style>
  <w:style w:type="character" w:styleId="BodyText2Char" w:customStyle="1">
    <w:name w:val="Body Text 2 Char"/>
    <w:basedOn w:val="DefaultParagraphFont"/>
    <w:link w:val="BodyText2"/>
    <w:rPr>
      <w:rFonts w:ascii="Linux Libertine" w:hAnsi="Linux Libertine" w:eastAsiaTheme="minorHAnsi"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styleId="BodyText3Char" w:customStyle="1">
    <w:name w:val="Body Text 3 Char"/>
    <w:basedOn w:val="DefaultParagraphFont"/>
    <w:link w:val="BodyText3"/>
    <w:rPr>
      <w:rFonts w:ascii="Linux Libertine" w:hAnsi="Linux Libertine" w:eastAsiaTheme="minorHAnsi"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styleId="BodyTextFirstIndentChar" w:customStyle="1">
    <w:name w:val="Body Text First Indent Char"/>
    <w:basedOn w:val="BodyTextChar"/>
    <w:link w:val="BodyTextFirstIndent"/>
    <w:rPr>
      <w:rFonts w:ascii="Linux Libertine" w:hAnsi="Linux Libertine" w:eastAsiaTheme="minorHAnsi" w:cstheme="minorBidi"/>
      <w:sz w:val="18"/>
      <w:szCs w:val="22"/>
      <w:lang w:val="en-US" w:eastAsia="en-US"/>
    </w:rPr>
  </w:style>
  <w:style w:type="paragraph" w:styleId="BodyTextIndent">
    <w:name w:val="Body Text Indent"/>
    <w:basedOn w:val="Normal"/>
    <w:link w:val="BodyTextIndentChar"/>
    <w:pPr>
      <w:spacing w:after="120"/>
      <w:ind w:left="360"/>
    </w:pPr>
  </w:style>
  <w:style w:type="character" w:styleId="BodyTextIndentChar" w:customStyle="1">
    <w:name w:val="Body Text Indent Char"/>
    <w:basedOn w:val="DefaultParagraphFont"/>
    <w:link w:val="BodyTextIndent"/>
    <w:rPr>
      <w:rFonts w:ascii="Linux Libertine" w:hAnsi="Linux Libertine" w:eastAsiaTheme="minorHAnsi"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styleId="BodyTextFirstIndent2Char" w:customStyle="1">
    <w:name w:val="Body Text First Indent 2 Char"/>
    <w:basedOn w:val="BodyTextIndentChar"/>
    <w:link w:val="BodyTextFirstIndent2"/>
    <w:rPr>
      <w:rFonts w:ascii="Linux Libertine" w:hAnsi="Linux Libertine" w:eastAsiaTheme="minorHAnsi"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styleId="BodyTextIndent2Char" w:customStyle="1">
    <w:name w:val="Body Text Indent 2 Char"/>
    <w:basedOn w:val="DefaultParagraphFont"/>
    <w:link w:val="BodyTextIndent2"/>
    <w:rPr>
      <w:rFonts w:ascii="Linux Libertine" w:hAnsi="Linux Libertine" w:eastAsiaTheme="minorHAnsi"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styleId="BodyTextIndent3Char" w:customStyle="1">
    <w:name w:val="Body Text Indent 3 Char"/>
    <w:basedOn w:val="DefaultParagraphFont"/>
    <w:link w:val="BodyTextIndent3"/>
    <w:rPr>
      <w:rFonts w:ascii="Linux Libertine" w:hAnsi="Linux Libertine" w:eastAsiaTheme="minorHAnsi" w:cstheme="minorBidi"/>
      <w:sz w:val="16"/>
      <w:szCs w:val="16"/>
      <w:lang w:val="en-US" w:eastAsia="en-US"/>
    </w:rPr>
  </w:style>
  <w:style w:type="paragraph" w:styleId="Closing">
    <w:name w:val="Closing"/>
    <w:basedOn w:val="Normal"/>
    <w:link w:val="ClosingChar"/>
    <w:pPr>
      <w:ind w:left="4320"/>
    </w:pPr>
  </w:style>
  <w:style w:type="character" w:styleId="ClosingChar" w:customStyle="1">
    <w:name w:val="Closing Char"/>
    <w:basedOn w:val="DefaultParagraphFont"/>
    <w:link w:val="Closing"/>
    <w:rPr>
      <w:rFonts w:ascii="Linux Libertine" w:hAnsi="Linux Libertine" w:eastAsiaTheme="minorHAnsi" w:cstheme="minorBidi"/>
      <w:sz w:val="18"/>
      <w:szCs w:val="22"/>
      <w:lang w:val="en-US" w:eastAsia="en-US"/>
    </w:rPr>
  </w:style>
  <w:style w:type="paragraph" w:styleId="Date">
    <w:name w:val="Date"/>
    <w:basedOn w:val="Normal"/>
    <w:next w:val="Normal"/>
    <w:link w:val="DateChar1"/>
  </w:style>
  <w:style w:type="character" w:styleId="DateChar1" w:customStyle="1">
    <w:name w:val="Date Char1"/>
    <w:basedOn w:val="DefaultParagraphFont"/>
    <w:link w:val="Date"/>
    <w:rPr>
      <w:rFonts w:ascii="Linux Libertine" w:hAnsi="Linux Libertine" w:eastAsiaTheme="minorHAnsi"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styleId="DocumentMapChar" w:customStyle="1">
    <w:name w:val="Document Map Char"/>
    <w:basedOn w:val="DefaultParagraphFont"/>
    <w:link w:val="DocumentMap"/>
    <w:rPr>
      <w:rFonts w:ascii="Tahoma" w:hAnsi="Tahoma" w:cs="Tahoma" w:eastAsiaTheme="minorHAnsi"/>
      <w:sz w:val="16"/>
      <w:szCs w:val="16"/>
      <w:lang w:val="en-US" w:eastAsia="en-US"/>
    </w:rPr>
  </w:style>
  <w:style w:type="paragraph" w:styleId="E-mailSignature">
    <w:name w:val="E-mail Signature"/>
    <w:basedOn w:val="Normal"/>
    <w:link w:val="E-mailSignatureChar"/>
  </w:style>
  <w:style w:type="character" w:styleId="E-mailSignatureChar" w:customStyle="1">
    <w:name w:val="E-mail Signature Char"/>
    <w:basedOn w:val="DefaultParagraphFont"/>
    <w:link w:val="E-mailSignature"/>
    <w:rPr>
      <w:rFonts w:ascii="Linux Libertine" w:hAnsi="Linux Libertine" w:eastAsiaTheme="minorHAnsi" w:cstheme="minorBidi"/>
      <w:sz w:val="18"/>
      <w:szCs w:val="22"/>
      <w:lang w:val="en-US" w:eastAsia="en-US"/>
    </w:rPr>
  </w:style>
  <w:style w:type="paragraph" w:styleId="EnvelopeAddress">
    <w:name w:val="envelope address"/>
    <w:basedOn w:val="Normal"/>
    <w:pPr>
      <w:framePr w:w="7920" w:h="1980" w:hSpace="180" w:wrap="auto" w:hAnchor="page" w:xAlign="center" w:yAlign="bottom" w:hRule="exact"/>
      <w:ind w:left="2880"/>
    </w:pPr>
    <w:rPr>
      <w:rFonts w:asciiTheme="majorHAnsi" w:hAnsiTheme="majorHAnsi" w:eastAsiaTheme="majorEastAsia" w:cstheme="majorBidi"/>
      <w:sz w:val="24"/>
      <w:szCs w:val="24"/>
    </w:rPr>
  </w:style>
  <w:style w:type="paragraph" w:styleId="EnvelopeReturn">
    <w:name w:val="envelope return"/>
    <w:basedOn w:val="Normal"/>
    <w:rPr>
      <w:rFonts w:asciiTheme="majorHAnsi" w:hAnsiTheme="majorHAnsi" w:eastAsiaTheme="majorEastAsia" w:cstheme="majorBidi"/>
      <w:sz w:val="20"/>
      <w:szCs w:val="20"/>
    </w:rPr>
  </w:style>
  <w:style w:type="paragraph" w:styleId="HTMLAddress">
    <w:name w:val="HTML Address"/>
    <w:basedOn w:val="Normal"/>
    <w:link w:val="HTMLAddressChar"/>
    <w:rPr>
      <w:i/>
      <w:iCs/>
    </w:rPr>
  </w:style>
  <w:style w:type="character" w:styleId="HTMLAddressChar" w:customStyle="1">
    <w:name w:val="HTML Address Char"/>
    <w:basedOn w:val="DefaultParagraphFont"/>
    <w:link w:val="HTMLAddress"/>
    <w:rPr>
      <w:rFonts w:ascii="Linux Libertine" w:hAnsi="Linux Libertine" w:eastAsiaTheme="minorHAnsi"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styleId="HTMLPreformattedChar" w:customStyle="1">
    <w:name w:val="HTML Preformatted Char"/>
    <w:basedOn w:val="DefaultParagraphFont"/>
    <w:link w:val="HTMLPreformatted"/>
    <w:rPr>
      <w:rFonts w:ascii="Consolas" w:hAnsi="Consolas" w:cs="Consolas" w:eastAsiaTheme="minorHAnsi"/>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hAnsiTheme="majorHAnsi" w:eastAsiaTheme="majorEastAsia" w:cstheme="majorBidi"/>
      <w:b/>
      <w:bCs/>
    </w:rPr>
  </w:style>
  <w:style w:type="paragraph" w:styleId="IntenseQuote">
    <w:name w:val="Intense Quote"/>
    <w:basedOn w:val="Normal"/>
    <w:next w:val="Normal"/>
    <w:link w:val="IntenseQuoteChar"/>
    <w:uiPriority w:val="30"/>
    <w:qFormat/>
    <w:pPr>
      <w:pBdr>
        <w:bottom w:val="single" w:color="4F81BD" w:themeColor="accent1" w:sz="4" w:space="4"/>
      </w:pBdr>
      <w:spacing w:before="200" w:after="280"/>
      <w:ind w:left="936" w:right="936"/>
    </w:pPr>
    <w:rPr>
      <w:b/>
      <w:bCs/>
      <w:i/>
      <w:iCs/>
      <w:color w:val="4F81BD" w:themeColor="accent1"/>
    </w:rPr>
  </w:style>
  <w:style w:type="character" w:styleId="IntenseQuoteChar" w:customStyle="1">
    <w:name w:val="Intense Quote Char"/>
    <w:basedOn w:val="DefaultParagraphFont"/>
    <w:link w:val="IntenseQuote"/>
    <w:uiPriority w:val="30"/>
    <w:rPr>
      <w:rFonts w:ascii="Linux Libertine" w:hAnsi="Linux Libertine" w:eastAsiaTheme="minorHAnsi"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hAnsi="Consolas" w:cs="Consolas" w:eastAsiaTheme="minorHAnsi"/>
      <w:lang w:val="en-US" w:eastAsia="en-US"/>
    </w:rPr>
  </w:style>
  <w:style w:type="character" w:styleId="MacroTextChar" w:customStyle="1">
    <w:name w:val="Macro Text Char"/>
    <w:basedOn w:val="DefaultParagraphFont"/>
    <w:link w:val="MacroText"/>
    <w:rPr>
      <w:rFonts w:ascii="Consolas" w:hAnsi="Consolas" w:cs="Consolas" w:eastAsiaTheme="minorHAnsi"/>
      <w:lang w:val="en-US" w:eastAsia="en-US"/>
    </w:rPr>
  </w:style>
  <w:style w:type="paragraph" w:styleId="MessageHeader">
    <w:name w:val="Message Header"/>
    <w:basedOn w:val="Normal"/>
    <w:link w:val="MessageHeaderChar"/>
    <w:pPr>
      <w:pBdr>
        <w:top w:val="single" w:color="auto" w:sz="6" w:space="1"/>
        <w:left w:val="single" w:color="auto" w:sz="6" w:space="1"/>
        <w:bottom w:val="single" w:color="auto" w:sz="6" w:space="1"/>
        <w:right w:val="single" w:color="auto" w:sz="6" w:space="1"/>
      </w:pBdr>
      <w:shd w:val="pct20" w:color="auto" w:fill="auto"/>
      <w:ind w:left="1080" w:hanging="1080"/>
    </w:pPr>
    <w:rPr>
      <w:rFonts w:asciiTheme="majorHAnsi" w:hAnsiTheme="majorHAnsi" w:eastAsiaTheme="majorEastAsia" w:cstheme="majorBidi"/>
      <w:sz w:val="24"/>
      <w:szCs w:val="24"/>
    </w:rPr>
  </w:style>
  <w:style w:type="character" w:styleId="MessageHeaderChar" w:customStyle="1">
    <w:name w:val="Message Header Char"/>
    <w:basedOn w:val="DefaultParagraphFont"/>
    <w:link w:val="MessageHeader"/>
    <w:rPr>
      <w:rFonts w:asciiTheme="majorHAnsi" w:hAnsiTheme="majorHAnsi" w:eastAsiaTheme="majorEastAsia"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styleId="NoteHeadingChar" w:customStyle="1">
    <w:name w:val="Note Heading Char"/>
    <w:basedOn w:val="DefaultParagraphFont"/>
    <w:link w:val="NoteHeading"/>
    <w:rPr>
      <w:rFonts w:ascii="Linux Libertine" w:hAnsi="Linux Libertine" w:eastAsiaTheme="minorHAnsi"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styleId="PlainTextChar" w:customStyle="1">
    <w:name w:val="Plain Text Char"/>
    <w:basedOn w:val="DefaultParagraphFont"/>
    <w:link w:val="PlainText"/>
    <w:rPr>
      <w:rFonts w:ascii="Consolas" w:hAnsi="Consolas" w:cs="Consolas" w:eastAsiaTheme="minorHAnsi"/>
      <w:sz w:val="21"/>
      <w:szCs w:val="21"/>
      <w:lang w:val="en-US" w:eastAsia="en-US"/>
    </w:rPr>
  </w:style>
  <w:style w:type="paragraph" w:styleId="Signature">
    <w:name w:val="Signature"/>
    <w:basedOn w:val="Normal"/>
    <w:link w:val="SignatureChar"/>
    <w:pPr>
      <w:ind w:left="4320"/>
    </w:pPr>
  </w:style>
  <w:style w:type="character" w:styleId="SignatureChar" w:customStyle="1">
    <w:name w:val="Signature Char"/>
    <w:basedOn w:val="DefaultParagraphFont"/>
    <w:link w:val="Signature"/>
    <w:rPr>
      <w:rFonts w:ascii="Linux Libertine" w:hAnsi="Linux Libertine" w:eastAsiaTheme="minorHAnsi" w:cstheme="minorBidi"/>
      <w:sz w:val="18"/>
      <w:szCs w:val="22"/>
      <w:lang w:val="en-US" w:eastAsia="en-US"/>
    </w:rPr>
  </w:style>
  <w:style w:type="paragraph" w:styleId="Title">
    <w:name w:val="Title"/>
    <w:basedOn w:val="Normal"/>
    <w:next w:val="Normal"/>
    <w:link w:val="TitleChar"/>
    <w:qFormat/>
    <w:locked/>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1">
    <w:name w:val="Title Char"/>
    <w:basedOn w:val="DefaultParagraphFont"/>
    <w:link w:val="Title"/>
    <w:rPr>
      <w:rFonts w:asciiTheme="majorHAnsi" w:hAnsiTheme="majorHAnsi" w:eastAsiaTheme="majorEastAsia"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styleId="references" w:customStyle="1">
    <w:name w:val="references"/>
    <w:rsid w:val="00607A60"/>
    <w:pPr>
      <w:numPr>
        <w:numId w:val="20"/>
      </w:numPr>
      <w:spacing w:after="50" w:line="180" w:lineRule="exact"/>
      <w:jc w:val="both"/>
    </w:pPr>
    <w:rPr>
      <w:rFonts w:ascii="Times New Roman" w:hAnsi="Times New Roman" w:eastAsia="MS Mincho" w:cs="Times New Roman"/>
      <w:noProof/>
      <w:sz w:val="16"/>
      <w:szCs w:val="16"/>
      <w:lang w:val="en-US" w:eastAsia="en-US"/>
    </w:rPr>
  </w:style>
  <w:style w:type="paragraph" w:styleId="xmsonormal" w:customStyle="1">
    <w:name w:val="x_msonormal"/>
    <w:basedOn w:val="Normal"/>
    <w:uiPriority w:val="99"/>
    <w:semiHidden/>
    <w:rsid w:val="000019C1"/>
    <w:rPr>
      <w:rFonts w:ascii="Times New Roman" w:hAnsi="Times New Roman" w:cs="Times New Roman"/>
      <w:sz w:val="24"/>
      <w:szCs w:val="24"/>
    </w:rPr>
  </w:style>
  <w:style w:type="character" w:styleId="ArticleNumber" w:customStyle="1">
    <w:name w:val="ArticleNumber"/>
    <w:basedOn w:val="DefaultParagraphFont"/>
    <w:uiPriority w:val="1"/>
    <w:qFormat/>
    <w:rsid w:val="00586A35"/>
    <w:rPr>
      <w:color w:val="7030A0"/>
    </w:rPr>
  </w:style>
  <w:style w:type="paragraph" w:styleId="Image" w:customStyle="1">
    <w:name w:val="Image"/>
    <w:basedOn w:val="Normal"/>
    <w:qFormat/>
    <w:rsid w:val="00586A35"/>
    <w:pPr>
      <w:jc w:val="center"/>
    </w:pPr>
  </w:style>
  <w:style w:type="paragraph" w:styleId="para0" w:customStyle="1">
    <w:name w:val="para"/>
    <w:basedOn w:val="Normal"/>
    <w:qFormat/>
    <w:rsid w:val="00AA10C4"/>
    <w:pPr>
      <w:spacing w:after="120" w:line="240" w:lineRule="auto"/>
      <w:ind w:left="40" w:firstLine="720"/>
    </w:pPr>
    <w:rPr>
      <w:rFonts w:eastAsia="Times New Roman" w:cs="Times New Roman" w:asciiTheme="majorHAnsi" w:hAnsiTheme="majorHAnsi"/>
      <w:sz w:val="22"/>
      <w:szCs w:val="24"/>
    </w:rPr>
  </w:style>
  <w:style w:type="character" w:styleId="text-base" w:customStyle="1">
    <w:name w:val="text-base"/>
    <w:basedOn w:val="DefaultParagraphFont"/>
    <w:rsid w:val="00D341FA"/>
  </w:style>
  <w:style w:type="paragraph" w:styleId="Author" w:customStyle="1">
    <w:name w:val="Author"/>
    <w:rsid w:val="00797CF3"/>
    <w:pPr>
      <w:spacing w:before="360" w:after="40"/>
      <w:jc w:val="center"/>
    </w:pPr>
    <w:rPr>
      <w:rFonts w:ascii="Times New Roman" w:hAnsi="Times New Roman" w:eastAsia="SimSun" w:cs="Times New Roman"/>
      <w:noProof/>
      <w:sz w:val="22"/>
      <w:szCs w:val="22"/>
      <w:lang w:val="en-US" w:eastAsia="en-US"/>
    </w:rPr>
  </w:style>
  <w:style w:type="character" w:styleId="normaltextrun" w:customStyle="1">
    <w:name w:val="normaltextrun"/>
    <w:basedOn w:val="DefaultParagraphFont"/>
    <w:rsid w:val="00737EA7"/>
  </w:style>
  <w:style w:type="character" w:styleId="eop" w:customStyle="1">
    <w:name w:val="eop"/>
    <w:basedOn w:val="DefaultParagraphFont"/>
    <w:rsid w:val="000C3FA5"/>
  </w:style>
  <w:style w:type="paragraph" w:styleId="paragraph" w:customStyle="1">
    <w:name w:val="paragraph"/>
    <w:basedOn w:val="Normal"/>
    <w:rsid w:val="000C3FA5"/>
    <w:pPr>
      <w:spacing w:before="100" w:beforeAutospacing="1" w:after="100" w:afterAutospacing="1" w:line="240" w:lineRule="auto"/>
      <w:jc w:val="left"/>
    </w:pPr>
    <w:rPr>
      <w:rFonts w:ascii="Times New Roman" w:hAnsi="Times New Roman" w:eastAsia="Times New Roman" w:cs="Times New Roman"/>
      <w:sz w:val="24"/>
      <w:szCs w:val="24"/>
    </w:rPr>
  </w:style>
  <w:style w:type="paragraph" w:styleId="tablehead" w:customStyle="1">
    <w:name w:val="table head"/>
    <w:rsid w:val="00C07132"/>
    <w:pPr>
      <w:numPr>
        <w:numId w:val="32"/>
      </w:numPr>
      <w:spacing w:before="240" w:after="120" w:line="216" w:lineRule="auto"/>
      <w:jc w:val="center"/>
    </w:pPr>
    <w:rPr>
      <w:rFonts w:ascii="Times New Roman" w:hAnsi="Times New Roman" w:eastAsia="SimSun" w:cs="Times New Roman"/>
      <w:smallCaps/>
      <w:noProof/>
      <w:sz w:val="16"/>
      <w:szCs w:val="16"/>
      <w:lang w:val="en-US" w:eastAsia="en-US"/>
    </w:rPr>
  </w:style>
  <w:style w:type="table" w:styleId="TableGrid1" w:customStyle="1">
    <w:name w:val="Table Grid1"/>
    <w:basedOn w:val="TableNormal"/>
    <w:next w:val="TableGrid"/>
    <w:rsid w:val="00DA253B"/>
    <w:rPr>
      <w:rFonts w:ascii="Times New Roman" w:hAnsi="Times New Roman" w:eastAsia="Times New Roman" w:cs="Times New Roman"/>
      <w:kern w:val="2"/>
      <w:lang w:val="en-US" w:eastAsia="en-US"/>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basedOn w:val="DefaultParagraphFont"/>
    <w:uiPriority w:val="99"/>
    <w:semiHidden/>
    <w:unhideWhenUsed/>
    <w:rsid w:val="00C7248F"/>
    <w:rPr>
      <w:color w:val="605E5C"/>
      <w:shd w:val="clear" w:color="auto" w:fill="E1DFDD"/>
    </w:rPr>
  </w:style>
  <w:style w:type="paragraph" w:styleId="Revision">
    <w:name w:val="Revision"/>
    <w:hidden/>
    <w:uiPriority w:val="99"/>
    <w:semiHidden/>
    <w:rsid w:val="00DF3950"/>
    <w:rPr>
      <w:rFonts w:ascii="Linux Libertine" w:hAnsi="Linux Libertine" w:eastAsiaTheme="minorHAnsi" w:cstheme="minorBidi"/>
      <w:sz w:val="18"/>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hyperlink" Target="mailto:anhphanle271@gmail.com" TargetMode="External" Id="rId13" /><Relationship Type="http://schemas.openxmlformats.org/officeDocument/2006/relationships/footer" Target="footer4.xml" Id="rId18" /><Relationship Type="http://schemas.openxmlformats.org/officeDocument/2006/relationships/image" Target="media/image8.png" Id="rId26" /><Relationship Type="http://schemas.openxmlformats.org/officeDocument/2006/relationships/hyperlink" Target="https://www.rcsb.org/" TargetMode="External" Id="rId39" /><Relationship Type="http://schemas.openxmlformats.org/officeDocument/2006/relationships/numbering" Target="numbering.xml" Id="rId3" /><Relationship Type="http://schemas.openxmlformats.org/officeDocument/2006/relationships/image" Target="media/image3.jpg" Id="rId21" /><Relationship Type="http://schemas.openxmlformats.org/officeDocument/2006/relationships/image" Target="media/image16.png" Id="rId34" /><Relationship Type="http://schemas.openxmlformats.org/officeDocument/2006/relationships/theme" Target="theme/theme1.xml" Id="rId42" /><Relationship Type="http://schemas.openxmlformats.org/officeDocument/2006/relationships/footnotes" Target="footnotes.xml" Id="rId7" /><Relationship Type="http://schemas.openxmlformats.org/officeDocument/2006/relationships/footer" Target="footer2.xml" Id="rId12" /><Relationship Type="http://schemas.openxmlformats.org/officeDocument/2006/relationships/footer" Target="footer3.xml" Id="rId17" /><Relationship Type="http://schemas.openxmlformats.org/officeDocument/2006/relationships/image" Target="media/image7.png" Id="rId25" /><Relationship Type="http://schemas.openxmlformats.org/officeDocument/2006/relationships/image" Target="media/image15.png" Id="rId33" /><Relationship Type="http://schemas.openxmlformats.org/officeDocument/2006/relationships/hyperlink" Target="http://autodock.scripps.edu/" TargetMode="External" Id="rId38" /><Relationship Type="http://schemas.openxmlformats.org/officeDocument/2006/relationships/customXml" Target="../customXml/item2.xml" Id="rId2" /><Relationship Type="http://schemas.openxmlformats.org/officeDocument/2006/relationships/header" Target="header4.xml" Id="rId16" /><Relationship Type="http://schemas.openxmlformats.org/officeDocument/2006/relationships/image" Target="media/image2.png" Id="rId20" /><Relationship Type="http://schemas.openxmlformats.org/officeDocument/2006/relationships/image" Target="media/image11.png" Id="rId29" /><Relationship Type="http://schemas.microsoft.com/office/2011/relationships/people" Target="people.xml" Id="rId41"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footer" Target="footer1.xml" Id="rId11" /><Relationship Type="http://schemas.openxmlformats.org/officeDocument/2006/relationships/image" Target="media/image6.png" Id="rId24" /><Relationship Type="http://schemas.openxmlformats.org/officeDocument/2006/relationships/image" Target="media/image14.png" Id="rId32" /><Relationship Type="http://schemas.openxmlformats.org/officeDocument/2006/relationships/hyperlink" Target="https://www.rdkit.org/docs/index.html" TargetMode="External" Id="rId37" /><Relationship Type="http://schemas.openxmlformats.org/officeDocument/2006/relationships/fontTable" Target="fontTable.xml" Id="rId40" /><Relationship Type="http://schemas.openxmlformats.org/officeDocument/2006/relationships/settings" Target="settings.xml" Id="rId5" /><Relationship Type="http://schemas.openxmlformats.org/officeDocument/2006/relationships/header" Target="header3.xml" Id="rId15" /><Relationship Type="http://schemas.openxmlformats.org/officeDocument/2006/relationships/image" Target="media/image5.png" Id="rId23" /><Relationship Type="http://schemas.openxmlformats.org/officeDocument/2006/relationships/image" Target="media/image10.png" Id="rId28" /><Relationship Type="http://schemas.openxmlformats.org/officeDocument/2006/relationships/hyperlink" Target="https://www.autopack.org/install/python-molecular-viewer-pmv-installation" TargetMode="External" Id="rId36" /><Relationship Type="http://schemas.openxmlformats.org/officeDocument/2006/relationships/header" Target="header2.xml" Id="rId10" /><Relationship Type="http://schemas.openxmlformats.org/officeDocument/2006/relationships/image" Target="media/image1.png" Id="rId19" /><Relationship Type="http://schemas.openxmlformats.org/officeDocument/2006/relationships/image" Target="media/image13.png" Id="rId31" /><Relationship Type="http://schemas.openxmlformats.org/officeDocument/2006/relationships/styles" Target="styles.xml" Id="rId4" /><Relationship Type="http://schemas.openxmlformats.org/officeDocument/2006/relationships/header" Target="header1.xml" Id="rId9" /><Relationship Type="http://schemas.openxmlformats.org/officeDocument/2006/relationships/hyperlink" Target="mailto:dnpchau@hcmiu.edu.vn" TargetMode="External" Id="rId14" /><Relationship Type="http://schemas.openxmlformats.org/officeDocument/2006/relationships/image" Target="media/image4.png" Id="rId22" /><Relationship Type="http://schemas.openxmlformats.org/officeDocument/2006/relationships/image" Target="media/image9.jpeg" Id="rId27" /><Relationship Type="http://schemas.openxmlformats.org/officeDocument/2006/relationships/image" Target="media/image12.png" Id="rId30" /><Relationship Type="http://schemas.openxmlformats.org/officeDocument/2006/relationships/image" Target="media/image17.png" Id="rId35" /></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ACM</ap:Template>
  <ap:Application>Microsoft Word for the web</ap:Application>
  <ap:DocSecurity>0</ap:DocSecurity>
  <ap:ScaleCrop>false</ap:ScaleCrop>
  <ap:Company>Licence Owner</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Insert Your Title Here</dc:title>
  <dc:subject>• Insert CCS text here • Insert CCS text here   • Insert CCS text here</dc:subject>
  <dc:creator>FirstName Surname†, FirstName Surname, FirstName Surname</dc:creator>
  <keywords>Insert keyword text, Insert keyword text, Insert keyword text, Insert keyword text</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lastModifiedBy>PHAN NHAT TAN</lastModifiedBy>
  <revision>90</revision>
  <lastPrinted>2018-05-22T11:24:00.0000000Z</lastPrinted>
  <dcterms:created xsi:type="dcterms:W3CDTF">2019-10-29T19:38:00.0000000Z</dcterms:created>
  <dcterms:modified xsi:type="dcterms:W3CDTF">2024-01-16T04:56:58.8820922Z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GrammarlyDocumentId">
    <vt:lpwstr>0bdb5423d175d6a3f2aa9d4dcd2277bbd97d3e2dba241d90b5e2a75358aedd24</vt:lpwstr>
  </property>
</Properties>
</file>